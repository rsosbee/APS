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34879770" w:displacedByCustomXml="next"/>
    <w:bookmarkEnd w:id="0" w:displacedByCustomXml="next"/>
    <w:sdt>
      <w:sdtPr>
        <w:id w:val="-74120744"/>
        <w:docPartObj>
          <w:docPartGallery w:val="Cover Pages"/>
          <w:docPartUnique/>
        </w:docPartObj>
      </w:sdtPr>
      <w:sdtEndPr>
        <w:rPr>
          <w:rFonts w:ascii="Raleway Light" w:hAnsi="Raleway Light"/>
          <w:caps/>
          <w:color w:val="24143C" w:themeColor="accent1" w:themeShade="7F"/>
          <w:spacing w:val="15"/>
        </w:rPr>
      </w:sdtEndPr>
      <w:sdtContent>
        <w:p w14:paraId="42160E08" w14:textId="77777777" w:rsidR="007F7484" w:rsidRDefault="007F7484">
          <w:r w:rsidRPr="00FE09F2">
            <w:rPr>
              <w:rFonts w:ascii="Raleway Light" w:hAnsi="Raleway Light"/>
              <w:noProof/>
              <w:sz w:val="18"/>
            </w:rPr>
            <mc:AlternateContent>
              <mc:Choice Requires="wps">
                <w:drawing>
                  <wp:anchor distT="0" distB="0" distL="114300" distR="114300" simplePos="0" relativeHeight="251657215" behindDoc="1" locked="0" layoutInCell="1" allowOverlap="1" wp14:anchorId="3052A13A" wp14:editId="6D000715">
                    <wp:simplePos x="0" y="0"/>
                    <wp:positionH relativeFrom="margin">
                      <wp:align>center</wp:align>
                    </wp:positionH>
                    <wp:positionV relativeFrom="paragraph">
                      <wp:posOffset>-695325</wp:posOffset>
                    </wp:positionV>
                    <wp:extent cx="7372350" cy="9620250"/>
                    <wp:effectExtent l="19050" t="19050" r="19050" b="19050"/>
                    <wp:wrapNone/>
                    <wp:docPr id="20" name="Rectangle 20"/>
                    <wp:cNvGraphicFramePr/>
                    <a:graphic xmlns:a="http://schemas.openxmlformats.org/drawingml/2006/main">
                      <a:graphicData uri="http://schemas.microsoft.com/office/word/2010/wordprocessingShape">
                        <wps:wsp>
                          <wps:cNvSpPr/>
                          <wps:spPr>
                            <a:xfrm>
                              <a:off x="0" y="0"/>
                              <a:ext cx="7372350" cy="9620250"/>
                            </a:xfrm>
                            <a:prstGeom prst="rect">
                              <a:avLst/>
                            </a:prstGeom>
                            <a:solidFill>
                              <a:srgbClr val="D6E4EC"/>
                            </a:solid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F81AC" id="Rectangle 20" o:spid="_x0000_s1026" style="position:absolute;margin-left:0;margin-top:-54.75pt;width:580.5pt;height:757.5pt;z-index:-25165926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" fillcolor="#d6e4ec" strokecolor="#24143c [1604]" strokeweight="2.25pt">
                    <w10:wrap anchorx="margin"/>
                  </v:rect>
                </w:pict>
              </mc:Fallback>
            </mc:AlternateContent>
          </w:r>
        </w:p>
        <w:p w14:paraId="63251867" w14:textId="77777777" w:rsidR="000329E2" w:rsidRPr="00750829" w:rsidRDefault="007F7484" w:rsidP="00750829">
          <w:pPr>
            <w:rPr>
              <w:rFonts w:ascii="Raleway Light" w:hAnsi="Raleway Light"/>
              <w:caps/>
              <w:color w:val="24143C" w:themeColor="accent1" w:themeShade="7F"/>
              <w:spacing w:val="15"/>
            </w:rPr>
          </w:pPr>
          <w:r>
            <w:rPr>
              <w:rFonts w:ascii="Raleway Light" w:hAnsi="Raleway Light"/>
              <w:noProof/>
            </w:rPr>
            <mc:AlternateContent>
              <mc:Choice Requires="wps">
                <w:drawing>
                  <wp:anchor distT="0" distB="0" distL="114300" distR="114300" simplePos="0" relativeHeight="251661312" behindDoc="1" locked="0" layoutInCell="1" allowOverlap="1" wp14:anchorId="351CA8BD" wp14:editId="27823B18">
                    <wp:simplePos x="0" y="0"/>
                    <wp:positionH relativeFrom="margin">
                      <wp:align>center</wp:align>
                    </wp:positionH>
                    <wp:positionV relativeFrom="paragraph">
                      <wp:posOffset>4476750</wp:posOffset>
                    </wp:positionV>
                    <wp:extent cx="6857526" cy="3381375"/>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6857526" cy="3381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6B9E5F" w14:textId="77777777" w:rsidR="00185CF1" w:rsidRDefault="00185CF1">
                                <w:pPr>
                                  <w:pStyle w:val="NoSpacing"/>
                                  <w:jc w:val="center"/>
                                  <w:rPr>
                                    <w:rFonts w:asciiTheme="majorHAnsi" w:eastAsiaTheme="majorEastAsia" w:hAnsiTheme="majorHAnsi" w:cstheme="majorBidi"/>
                                    <w:color w:val="4A297A" w:themeColor="accent1"/>
                                    <w:sz w:val="52"/>
                                    <w:szCs w:val="72"/>
                                  </w:rPr>
                                </w:pPr>
                                <w:r w:rsidRPr="00256DC0">
                                  <w:rPr>
                                    <w:rFonts w:asciiTheme="majorHAnsi" w:eastAsiaTheme="majorEastAsia" w:hAnsiTheme="majorHAnsi" w:cstheme="majorBidi"/>
                                    <w:color w:val="4A297A" w:themeColor="accent1"/>
                                    <w:sz w:val="52"/>
                                    <w:szCs w:val="72"/>
                                  </w:rPr>
                                  <w:t xml:space="preserve">APSPays For </w:t>
                                </w:r>
                                <w:r>
                                  <w:rPr>
                                    <w:rFonts w:asciiTheme="majorHAnsi" w:eastAsiaTheme="majorEastAsia" w:hAnsiTheme="majorHAnsi" w:cstheme="majorBidi"/>
                                    <w:color w:val="4A297A" w:themeColor="accent1"/>
                                    <w:sz w:val="52"/>
                                    <w:szCs w:val="72"/>
                                  </w:rPr>
                                  <w:t>Sage 100</w:t>
                                </w:r>
                              </w:p>
                              <w:p w14:paraId="64A78890" w14:textId="77777777" w:rsidR="00185CF1" w:rsidRPr="00256DC0" w:rsidRDefault="00185CF1">
                                <w:pPr>
                                  <w:pStyle w:val="NoSpacing"/>
                                  <w:jc w:val="center"/>
                                  <w:rPr>
                                    <w:rFonts w:asciiTheme="majorHAnsi" w:eastAsiaTheme="majorEastAsia" w:hAnsiTheme="majorHAnsi" w:cstheme="majorBidi"/>
                                    <w:color w:val="4A297A" w:themeColor="accent1"/>
                                    <w:sz w:val="52"/>
                                    <w:szCs w:val="72"/>
                                  </w:rPr>
                                </w:pPr>
                                <w:r w:rsidRPr="00256DC0">
                                  <w:rPr>
                                    <w:rFonts w:asciiTheme="majorHAnsi" w:eastAsiaTheme="majorEastAsia" w:hAnsiTheme="majorHAnsi" w:cstheme="majorBidi"/>
                                    <w:color w:val="4A297A" w:themeColor="accent1"/>
                                    <w:sz w:val="52"/>
                                    <w:szCs w:val="72"/>
                                  </w:rPr>
                                  <w:t xml:space="preserve"> </w:t>
                                </w:r>
                              </w:p>
                              <w:p w14:paraId="0A2EE54A" w14:textId="77777777" w:rsidR="00185CF1" w:rsidRPr="00256DC0" w:rsidRDefault="00185CF1">
                                <w:pPr>
                                  <w:pStyle w:val="NoSpacing"/>
                                  <w:jc w:val="center"/>
                                  <w:rPr>
                                    <w:rFonts w:ascii="Raleway italic" w:eastAsiaTheme="majorEastAsia" w:hAnsi="Raleway italic" w:cstheme="majorBidi"/>
                                    <w:color w:val="4A297A" w:themeColor="accent1"/>
                                    <w:sz w:val="52"/>
                                    <w:szCs w:val="72"/>
                                  </w:rPr>
                                </w:pPr>
                                <w:r w:rsidRPr="00256DC0">
                                  <w:rPr>
                                    <w:rFonts w:ascii="Raleway italic" w:eastAsiaTheme="majorEastAsia" w:hAnsi="Raleway italic" w:cstheme="majorBidi"/>
                                    <w:color w:val="4A297A" w:themeColor="accent1"/>
                                    <w:sz w:val="52"/>
                                    <w:szCs w:val="72"/>
                                  </w:rPr>
                                  <w:t>Installation &amp; User Guide</w:t>
                                </w:r>
                              </w:p>
                              <w:p w14:paraId="441F0DB7" w14:textId="74715C90" w:rsidR="00185CF1" w:rsidRPr="00256DC0" w:rsidRDefault="00185CF1">
                                <w:pPr>
                                  <w:pStyle w:val="NoSpacing"/>
                                  <w:jc w:val="center"/>
                                  <w:rPr>
                                    <w:rFonts w:ascii="Raleway italic" w:eastAsiaTheme="majorEastAsia" w:hAnsi="Raleway italic" w:cstheme="majorBidi"/>
                                    <w:color w:val="4A297A" w:themeColor="accent1"/>
                                    <w:sz w:val="52"/>
                                    <w:szCs w:val="72"/>
                                  </w:rPr>
                                </w:pPr>
                                <w:r w:rsidRPr="00256DC0">
                                  <w:rPr>
                                    <w:rFonts w:ascii="Raleway italic" w:eastAsiaTheme="majorEastAsia" w:hAnsi="Raleway italic" w:cstheme="majorBidi"/>
                                    <w:color w:val="4A297A" w:themeColor="accent1"/>
                                    <w:sz w:val="52"/>
                                    <w:szCs w:val="72"/>
                                  </w:rPr>
                                  <w:t>Version 1.</w:t>
                                </w:r>
                                <w:r>
                                  <w:rPr>
                                    <w:rFonts w:ascii="Raleway italic" w:eastAsiaTheme="majorEastAsia" w:hAnsi="Raleway italic" w:cstheme="majorBidi"/>
                                    <w:color w:val="4A297A" w:themeColor="accent1"/>
                                    <w:sz w:val="52"/>
                                    <w:szCs w:val="72"/>
                                  </w:rPr>
                                  <w:t>6</w:t>
                                </w:r>
                              </w:p>
                              <w:p w14:paraId="765E0A68" w14:textId="77777777" w:rsidR="00185CF1" w:rsidRDefault="00185CF1">
                                <w:pPr>
                                  <w:pStyle w:val="NoSpacing"/>
                                  <w:jc w:val="center"/>
                                  <w:rPr>
                                    <w:rFonts w:asciiTheme="majorHAnsi" w:eastAsiaTheme="majorEastAsia" w:hAnsiTheme="majorHAnsi" w:cstheme="majorBidi"/>
                                    <w:caps/>
                                    <w:color w:val="4A297A" w:themeColor="accent1"/>
                                    <w:sz w:val="72"/>
                                    <w:szCs w:val="72"/>
                                  </w:rPr>
                                </w:pPr>
                              </w:p>
                              <w:p w14:paraId="10C22B53" w14:textId="77777777" w:rsidR="00185CF1" w:rsidRDefault="00185CF1">
                                <w:pPr>
                                  <w:pStyle w:val="NoSpacing"/>
                                  <w:jc w:val="center"/>
                                  <w:rPr>
                                    <w:rFonts w:asciiTheme="majorHAnsi" w:eastAsiaTheme="majorEastAsia" w:hAnsiTheme="majorHAnsi" w:cstheme="majorBidi"/>
                                    <w:caps/>
                                    <w:color w:val="4A297A" w:themeColor="accent1"/>
                                    <w:sz w:val="72"/>
                                    <w:szCs w:val="72"/>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51CA8BD" id="_x0000_t202" coordsize="21600,21600" o:spt="202" path="m,l,21600r21600,l21600,xe">
                    <v:stroke joinstyle="miter"/>
                    <v:path gradientshapeok="t" o:connecttype="rect"/>
                  </v:shapetype>
                  <v:shape id="Text Box 196" o:spid="_x0000_s1026" type="#_x0000_t202" style="position:absolute;margin-left:0;margin-top:352.5pt;width:539.95pt;height:266.25pt;z-index:-2516551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" filled="f" stroked="f" strokeweight=".5pt">
                    <v:textbox inset="36pt,7.2pt,36pt,7.2pt">
                      <w:txbxContent>
                        <w:p w14:paraId="3D6B9E5F" w14:textId="77777777" w:rsidR="00185CF1" w:rsidRDefault="00185CF1">
                          <w:pPr>
                            <w:pStyle w:val="NoSpacing"/>
                            <w:jc w:val="center"/>
                            <w:rPr>
                              <w:rFonts w:asciiTheme="majorHAnsi" w:eastAsiaTheme="majorEastAsia" w:hAnsiTheme="majorHAnsi" w:cstheme="majorBidi"/>
                              <w:color w:val="4A297A" w:themeColor="accent1"/>
                              <w:sz w:val="52"/>
                              <w:szCs w:val="72"/>
                            </w:rPr>
                          </w:pPr>
                          <w:r w:rsidRPr="00256DC0">
                            <w:rPr>
                              <w:rFonts w:asciiTheme="majorHAnsi" w:eastAsiaTheme="majorEastAsia" w:hAnsiTheme="majorHAnsi" w:cstheme="majorBidi"/>
                              <w:color w:val="4A297A" w:themeColor="accent1"/>
                              <w:sz w:val="52"/>
                              <w:szCs w:val="72"/>
                            </w:rPr>
                            <w:t xml:space="preserve">APSPays For </w:t>
                          </w:r>
                          <w:r>
                            <w:rPr>
                              <w:rFonts w:asciiTheme="majorHAnsi" w:eastAsiaTheme="majorEastAsia" w:hAnsiTheme="majorHAnsi" w:cstheme="majorBidi"/>
                              <w:color w:val="4A297A" w:themeColor="accent1"/>
                              <w:sz w:val="52"/>
                              <w:szCs w:val="72"/>
                            </w:rPr>
                            <w:t>Sage 100</w:t>
                          </w:r>
                        </w:p>
                        <w:p w14:paraId="64A78890" w14:textId="77777777" w:rsidR="00185CF1" w:rsidRPr="00256DC0" w:rsidRDefault="00185CF1">
                          <w:pPr>
                            <w:pStyle w:val="NoSpacing"/>
                            <w:jc w:val="center"/>
                            <w:rPr>
                              <w:rFonts w:asciiTheme="majorHAnsi" w:eastAsiaTheme="majorEastAsia" w:hAnsiTheme="majorHAnsi" w:cstheme="majorBidi"/>
                              <w:color w:val="4A297A" w:themeColor="accent1"/>
                              <w:sz w:val="52"/>
                              <w:szCs w:val="72"/>
                            </w:rPr>
                          </w:pPr>
                          <w:r w:rsidRPr="00256DC0">
                            <w:rPr>
                              <w:rFonts w:asciiTheme="majorHAnsi" w:eastAsiaTheme="majorEastAsia" w:hAnsiTheme="majorHAnsi" w:cstheme="majorBidi"/>
                              <w:color w:val="4A297A" w:themeColor="accent1"/>
                              <w:sz w:val="52"/>
                              <w:szCs w:val="72"/>
                            </w:rPr>
                            <w:t xml:space="preserve"> </w:t>
                          </w:r>
                        </w:p>
                        <w:p w14:paraId="0A2EE54A" w14:textId="77777777" w:rsidR="00185CF1" w:rsidRPr="00256DC0" w:rsidRDefault="00185CF1">
                          <w:pPr>
                            <w:pStyle w:val="NoSpacing"/>
                            <w:jc w:val="center"/>
                            <w:rPr>
                              <w:rFonts w:ascii="Raleway italic" w:eastAsiaTheme="majorEastAsia" w:hAnsi="Raleway italic" w:cstheme="majorBidi"/>
                              <w:color w:val="4A297A" w:themeColor="accent1"/>
                              <w:sz w:val="52"/>
                              <w:szCs w:val="72"/>
                            </w:rPr>
                          </w:pPr>
                          <w:r w:rsidRPr="00256DC0">
                            <w:rPr>
                              <w:rFonts w:ascii="Raleway italic" w:eastAsiaTheme="majorEastAsia" w:hAnsi="Raleway italic" w:cstheme="majorBidi"/>
                              <w:color w:val="4A297A" w:themeColor="accent1"/>
                              <w:sz w:val="52"/>
                              <w:szCs w:val="72"/>
                            </w:rPr>
                            <w:t>Installation &amp; User Guide</w:t>
                          </w:r>
                        </w:p>
                        <w:p w14:paraId="441F0DB7" w14:textId="74715C90" w:rsidR="00185CF1" w:rsidRPr="00256DC0" w:rsidRDefault="00185CF1">
                          <w:pPr>
                            <w:pStyle w:val="NoSpacing"/>
                            <w:jc w:val="center"/>
                            <w:rPr>
                              <w:rFonts w:ascii="Raleway italic" w:eastAsiaTheme="majorEastAsia" w:hAnsi="Raleway italic" w:cstheme="majorBidi"/>
                              <w:color w:val="4A297A" w:themeColor="accent1"/>
                              <w:sz w:val="52"/>
                              <w:szCs w:val="72"/>
                            </w:rPr>
                          </w:pPr>
                          <w:r w:rsidRPr="00256DC0">
                            <w:rPr>
                              <w:rFonts w:ascii="Raleway italic" w:eastAsiaTheme="majorEastAsia" w:hAnsi="Raleway italic" w:cstheme="majorBidi"/>
                              <w:color w:val="4A297A" w:themeColor="accent1"/>
                              <w:sz w:val="52"/>
                              <w:szCs w:val="72"/>
                            </w:rPr>
                            <w:t>Version 1.</w:t>
                          </w:r>
                          <w:r>
                            <w:rPr>
                              <w:rFonts w:ascii="Raleway italic" w:eastAsiaTheme="majorEastAsia" w:hAnsi="Raleway italic" w:cstheme="majorBidi"/>
                              <w:color w:val="4A297A" w:themeColor="accent1"/>
                              <w:sz w:val="52"/>
                              <w:szCs w:val="72"/>
                            </w:rPr>
                            <w:t>6</w:t>
                          </w:r>
                        </w:p>
                        <w:p w14:paraId="765E0A68" w14:textId="77777777" w:rsidR="00185CF1" w:rsidRDefault="00185CF1">
                          <w:pPr>
                            <w:pStyle w:val="NoSpacing"/>
                            <w:jc w:val="center"/>
                            <w:rPr>
                              <w:rFonts w:asciiTheme="majorHAnsi" w:eastAsiaTheme="majorEastAsia" w:hAnsiTheme="majorHAnsi" w:cstheme="majorBidi"/>
                              <w:caps/>
                              <w:color w:val="4A297A" w:themeColor="accent1"/>
                              <w:sz w:val="72"/>
                              <w:szCs w:val="72"/>
                            </w:rPr>
                          </w:pPr>
                        </w:p>
                        <w:p w14:paraId="10C22B53" w14:textId="77777777" w:rsidR="00185CF1" w:rsidRDefault="00185CF1">
                          <w:pPr>
                            <w:pStyle w:val="NoSpacing"/>
                            <w:jc w:val="center"/>
                            <w:rPr>
                              <w:rFonts w:asciiTheme="majorHAnsi" w:eastAsiaTheme="majorEastAsia" w:hAnsiTheme="majorHAnsi" w:cstheme="majorBidi"/>
                              <w:caps/>
                              <w:color w:val="4A297A" w:themeColor="accent1"/>
                              <w:sz w:val="72"/>
                              <w:szCs w:val="72"/>
                            </w:rPr>
                          </w:pPr>
                        </w:p>
                      </w:txbxContent>
                    </v:textbox>
                    <w10:wrap anchorx="margin"/>
                  </v:shape>
                </w:pict>
              </mc:Fallback>
            </mc:AlternateContent>
          </w:r>
          <w:r w:rsidRPr="00EE3C7F">
            <w:rPr>
              <w:rFonts w:ascii="Raleway Light" w:hAnsi="Raleway Light"/>
              <w:noProof/>
            </w:rPr>
            <mc:AlternateContent>
              <mc:Choice Requires="wps">
                <w:drawing>
                  <wp:anchor distT="0" distB="0" distL="114300" distR="114300" simplePos="0" relativeHeight="251658240" behindDoc="0" locked="0" layoutInCell="1" allowOverlap="1" wp14:anchorId="4A21D8CA" wp14:editId="0F86ABC1">
                    <wp:simplePos x="0" y="0"/>
                    <wp:positionH relativeFrom="margin">
                      <wp:align>center</wp:align>
                    </wp:positionH>
                    <wp:positionV relativeFrom="paragraph">
                      <wp:posOffset>1380490</wp:posOffset>
                    </wp:positionV>
                    <wp:extent cx="2809875" cy="2809875"/>
                    <wp:effectExtent l="0" t="0" r="0" b="0"/>
                    <wp:wrapNone/>
                    <wp:docPr id="1" name="Rectangle 1"/>
                    <wp:cNvGraphicFramePr/>
                    <a:graphic xmlns:a="http://schemas.openxmlformats.org/drawingml/2006/main">
                      <a:graphicData uri="http://schemas.microsoft.com/office/word/2010/wordprocessingShape">
                        <wps:wsp>
                          <wps:cNvSpPr/>
                          <wps:spPr>
                            <a:xfrm>
                              <a:off x="0" y="0"/>
                              <a:ext cx="2809875" cy="2809875"/>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3565F4" w14:textId="77777777" w:rsidR="00185CF1" w:rsidRPr="000329E2" w:rsidRDefault="00185CF1" w:rsidP="000329E2">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21D8CA" id="Rectangle 1" o:spid="_x0000_s1027" style="position:absolute;margin-left:0;margin-top:108.7pt;width:221.25pt;height:221.25pt;z-index:2516582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" stroked="f" strokeweight="1pt">
                    <v:fill r:id="rId9" o:title="" recolor="t" rotate="t" type="frame"/>
                    <v:textbox>
                      <w:txbxContent>
                        <w:p w14:paraId="463565F4" w14:textId="77777777" w:rsidR="00185CF1" w:rsidRPr="000329E2" w:rsidRDefault="00185CF1" w:rsidP="000329E2">
                          <w:pPr>
                            <w:jc w:val="center"/>
                            <w:rPr>
                              <w:color w:val="FF0000"/>
                            </w:rPr>
                          </w:pPr>
                        </w:p>
                      </w:txbxContent>
                    </v:textbox>
                    <w10:wrap anchorx="margin"/>
                  </v:rect>
                </w:pict>
              </mc:Fallback>
            </mc:AlternateContent>
          </w:r>
          <w:r>
            <w:rPr>
              <w:rFonts w:ascii="Raleway Light" w:hAnsi="Raleway Light"/>
              <w:caps/>
              <w:color w:val="24143C" w:themeColor="accent1" w:themeShade="7F"/>
              <w:spacing w:val="15"/>
            </w:rPr>
            <w:br w:type="page"/>
          </w:r>
        </w:p>
      </w:sdtContent>
    </w:sdt>
    <w:sdt>
      <w:sdtPr>
        <w:rPr>
          <w:rFonts w:ascii="Raleway Light" w:hAnsi="Raleway Light"/>
          <w:caps w:val="0"/>
          <w:color w:val="auto"/>
          <w:spacing w:val="0"/>
          <w:sz w:val="20"/>
          <w:szCs w:val="20"/>
        </w:rPr>
        <w:id w:val="-914171794"/>
        <w:docPartObj>
          <w:docPartGallery w:val="Table of Contents"/>
          <w:docPartUnique/>
        </w:docPartObj>
      </w:sdtPr>
      <w:sdtEndPr>
        <w:rPr>
          <w:rFonts w:asciiTheme="minorHAnsi" w:hAnsiTheme="minorHAnsi"/>
          <w:b/>
          <w:bCs/>
          <w:noProof/>
        </w:rPr>
      </w:sdtEndPr>
      <w:sdtContent>
        <w:p w14:paraId="4E2FC2ED" w14:textId="77777777" w:rsidR="00CE39E9" w:rsidRPr="00EE3C7F" w:rsidRDefault="00CE39E9">
          <w:pPr>
            <w:pStyle w:val="TOCHeading"/>
            <w:rPr>
              <w:rFonts w:ascii="Raleway Light" w:hAnsi="Raleway Light"/>
              <w:sz w:val="20"/>
              <w:szCs w:val="20"/>
            </w:rPr>
          </w:pPr>
          <w:r w:rsidRPr="00EE3C7F">
            <w:rPr>
              <w:rFonts w:ascii="Raleway Light" w:hAnsi="Raleway Light"/>
              <w:sz w:val="20"/>
              <w:szCs w:val="20"/>
            </w:rPr>
            <w:t>Contents</w:t>
          </w:r>
        </w:p>
        <w:p w14:paraId="5A7D3260" w14:textId="395BFD15" w:rsidR="005E5A66" w:rsidRDefault="00CE39E9">
          <w:pPr>
            <w:pStyle w:val="TOC1"/>
            <w:tabs>
              <w:tab w:val="right" w:leader="dot" w:pos="9350"/>
            </w:tabs>
            <w:rPr>
              <w:noProof/>
              <w:sz w:val="22"/>
              <w:szCs w:val="22"/>
            </w:rPr>
          </w:pPr>
          <w:r w:rsidRPr="00DB2E32">
            <w:rPr>
              <w:b/>
              <w:bCs/>
              <w:noProof/>
            </w:rPr>
            <w:fldChar w:fldCharType="begin"/>
          </w:r>
          <w:r w:rsidRPr="00DB2E32">
            <w:rPr>
              <w:b/>
              <w:bCs/>
              <w:noProof/>
            </w:rPr>
            <w:instrText xml:space="preserve"> TOC \o "1-3" \h \z \u </w:instrText>
          </w:r>
          <w:r w:rsidRPr="00DB2E32">
            <w:rPr>
              <w:b/>
              <w:bCs/>
              <w:noProof/>
            </w:rPr>
            <w:fldChar w:fldCharType="separate"/>
          </w:r>
          <w:hyperlink w:anchor="_Toc47302801" w:history="1">
            <w:r w:rsidR="005E5A66" w:rsidRPr="008840B3">
              <w:rPr>
                <w:rStyle w:val="Hyperlink"/>
                <w:rFonts w:ascii="Raleway Light" w:hAnsi="Raleway Light"/>
                <w:noProof/>
              </w:rPr>
              <w:t>Overview</w:t>
            </w:r>
            <w:r w:rsidR="005E5A66">
              <w:rPr>
                <w:noProof/>
                <w:webHidden/>
              </w:rPr>
              <w:tab/>
            </w:r>
            <w:r w:rsidR="005E5A66">
              <w:rPr>
                <w:noProof/>
                <w:webHidden/>
              </w:rPr>
              <w:fldChar w:fldCharType="begin"/>
            </w:r>
            <w:r w:rsidR="005E5A66">
              <w:rPr>
                <w:noProof/>
                <w:webHidden/>
              </w:rPr>
              <w:instrText xml:space="preserve"> PAGEREF _Toc47302801 \h </w:instrText>
            </w:r>
            <w:r w:rsidR="005E5A66">
              <w:rPr>
                <w:noProof/>
                <w:webHidden/>
              </w:rPr>
            </w:r>
            <w:r w:rsidR="005E5A66">
              <w:rPr>
                <w:noProof/>
                <w:webHidden/>
              </w:rPr>
              <w:fldChar w:fldCharType="separate"/>
            </w:r>
            <w:r w:rsidR="005E5A66">
              <w:rPr>
                <w:noProof/>
                <w:webHidden/>
              </w:rPr>
              <w:t>3</w:t>
            </w:r>
            <w:r w:rsidR="005E5A66">
              <w:rPr>
                <w:noProof/>
                <w:webHidden/>
              </w:rPr>
              <w:fldChar w:fldCharType="end"/>
            </w:r>
          </w:hyperlink>
        </w:p>
        <w:p w14:paraId="10027F5E" w14:textId="119D6469" w:rsidR="005E5A66" w:rsidRDefault="005E5A66">
          <w:pPr>
            <w:pStyle w:val="TOC2"/>
            <w:tabs>
              <w:tab w:val="right" w:leader="dot" w:pos="9350"/>
            </w:tabs>
            <w:rPr>
              <w:noProof/>
              <w:sz w:val="22"/>
              <w:szCs w:val="22"/>
            </w:rPr>
          </w:pPr>
          <w:hyperlink w:anchor="_Toc47302802" w:history="1">
            <w:r w:rsidRPr="008840B3">
              <w:rPr>
                <w:rStyle w:val="Hyperlink"/>
                <w:rFonts w:ascii="Raleway Light" w:hAnsi="Raleway Light"/>
                <w:noProof/>
              </w:rPr>
              <w:t>APSPays Vault</w:t>
            </w:r>
            <w:r>
              <w:rPr>
                <w:noProof/>
                <w:webHidden/>
              </w:rPr>
              <w:tab/>
            </w:r>
            <w:r>
              <w:rPr>
                <w:noProof/>
                <w:webHidden/>
              </w:rPr>
              <w:fldChar w:fldCharType="begin"/>
            </w:r>
            <w:r>
              <w:rPr>
                <w:noProof/>
                <w:webHidden/>
              </w:rPr>
              <w:instrText xml:space="preserve"> PAGEREF _Toc47302802 \h </w:instrText>
            </w:r>
            <w:r>
              <w:rPr>
                <w:noProof/>
                <w:webHidden/>
              </w:rPr>
            </w:r>
            <w:r>
              <w:rPr>
                <w:noProof/>
                <w:webHidden/>
              </w:rPr>
              <w:fldChar w:fldCharType="separate"/>
            </w:r>
            <w:r>
              <w:rPr>
                <w:noProof/>
                <w:webHidden/>
              </w:rPr>
              <w:t>3</w:t>
            </w:r>
            <w:r>
              <w:rPr>
                <w:noProof/>
                <w:webHidden/>
              </w:rPr>
              <w:fldChar w:fldCharType="end"/>
            </w:r>
          </w:hyperlink>
        </w:p>
        <w:p w14:paraId="4ADD019B" w14:textId="4AE06FCE" w:rsidR="005E5A66" w:rsidRDefault="005E5A66">
          <w:pPr>
            <w:pStyle w:val="TOC2"/>
            <w:tabs>
              <w:tab w:val="right" w:leader="dot" w:pos="9350"/>
            </w:tabs>
            <w:rPr>
              <w:noProof/>
              <w:sz w:val="22"/>
              <w:szCs w:val="22"/>
            </w:rPr>
          </w:pPr>
          <w:hyperlink w:anchor="_Toc47302803" w:history="1">
            <w:r w:rsidRPr="008840B3">
              <w:rPr>
                <w:rStyle w:val="Hyperlink"/>
                <w:rFonts w:ascii="Raleway Light" w:hAnsi="Raleway Light"/>
                <w:noProof/>
              </w:rPr>
              <w:t>EMV Devices</w:t>
            </w:r>
            <w:r>
              <w:rPr>
                <w:noProof/>
                <w:webHidden/>
              </w:rPr>
              <w:tab/>
            </w:r>
            <w:r>
              <w:rPr>
                <w:noProof/>
                <w:webHidden/>
              </w:rPr>
              <w:fldChar w:fldCharType="begin"/>
            </w:r>
            <w:r>
              <w:rPr>
                <w:noProof/>
                <w:webHidden/>
              </w:rPr>
              <w:instrText xml:space="preserve"> PAGEREF _Toc47302803 \h </w:instrText>
            </w:r>
            <w:r>
              <w:rPr>
                <w:noProof/>
                <w:webHidden/>
              </w:rPr>
            </w:r>
            <w:r>
              <w:rPr>
                <w:noProof/>
                <w:webHidden/>
              </w:rPr>
              <w:fldChar w:fldCharType="separate"/>
            </w:r>
            <w:r>
              <w:rPr>
                <w:noProof/>
                <w:webHidden/>
              </w:rPr>
              <w:t>3</w:t>
            </w:r>
            <w:r>
              <w:rPr>
                <w:noProof/>
                <w:webHidden/>
              </w:rPr>
              <w:fldChar w:fldCharType="end"/>
            </w:r>
          </w:hyperlink>
        </w:p>
        <w:p w14:paraId="1B936397" w14:textId="4E245585" w:rsidR="005E5A66" w:rsidRDefault="005E5A66">
          <w:pPr>
            <w:pStyle w:val="TOC2"/>
            <w:tabs>
              <w:tab w:val="right" w:leader="dot" w:pos="9350"/>
            </w:tabs>
            <w:rPr>
              <w:noProof/>
              <w:sz w:val="22"/>
              <w:szCs w:val="22"/>
            </w:rPr>
          </w:pPr>
          <w:hyperlink w:anchor="_Toc47302804" w:history="1">
            <w:r w:rsidRPr="008840B3">
              <w:rPr>
                <w:rStyle w:val="Hyperlink"/>
                <w:rFonts w:ascii="Raleway Light" w:hAnsi="Raleway Light"/>
                <w:noProof/>
              </w:rPr>
              <w:t>ClickToPay</w:t>
            </w:r>
            <w:r>
              <w:rPr>
                <w:noProof/>
                <w:webHidden/>
              </w:rPr>
              <w:tab/>
            </w:r>
            <w:r>
              <w:rPr>
                <w:noProof/>
                <w:webHidden/>
              </w:rPr>
              <w:fldChar w:fldCharType="begin"/>
            </w:r>
            <w:r>
              <w:rPr>
                <w:noProof/>
                <w:webHidden/>
              </w:rPr>
              <w:instrText xml:space="preserve"> PAGEREF _Toc47302804 \h </w:instrText>
            </w:r>
            <w:r>
              <w:rPr>
                <w:noProof/>
                <w:webHidden/>
              </w:rPr>
            </w:r>
            <w:r>
              <w:rPr>
                <w:noProof/>
                <w:webHidden/>
              </w:rPr>
              <w:fldChar w:fldCharType="separate"/>
            </w:r>
            <w:r>
              <w:rPr>
                <w:noProof/>
                <w:webHidden/>
              </w:rPr>
              <w:t>3</w:t>
            </w:r>
            <w:r>
              <w:rPr>
                <w:noProof/>
                <w:webHidden/>
              </w:rPr>
              <w:fldChar w:fldCharType="end"/>
            </w:r>
          </w:hyperlink>
        </w:p>
        <w:p w14:paraId="006047E4" w14:textId="00BD375A" w:rsidR="005E5A66" w:rsidRDefault="005E5A66">
          <w:pPr>
            <w:pStyle w:val="TOC2"/>
            <w:tabs>
              <w:tab w:val="right" w:leader="dot" w:pos="9350"/>
            </w:tabs>
            <w:rPr>
              <w:noProof/>
              <w:sz w:val="22"/>
              <w:szCs w:val="22"/>
            </w:rPr>
          </w:pPr>
          <w:hyperlink w:anchor="_Toc47302805" w:history="1">
            <w:r w:rsidRPr="008840B3">
              <w:rPr>
                <w:rStyle w:val="Hyperlink"/>
                <w:rFonts w:ascii="Raleway Light" w:hAnsi="Raleway Light"/>
                <w:noProof/>
              </w:rPr>
              <w:t>Hosted Form</w:t>
            </w:r>
            <w:r>
              <w:rPr>
                <w:noProof/>
                <w:webHidden/>
              </w:rPr>
              <w:tab/>
            </w:r>
            <w:r>
              <w:rPr>
                <w:noProof/>
                <w:webHidden/>
              </w:rPr>
              <w:fldChar w:fldCharType="begin"/>
            </w:r>
            <w:r>
              <w:rPr>
                <w:noProof/>
                <w:webHidden/>
              </w:rPr>
              <w:instrText xml:space="preserve"> PAGEREF _Toc47302805 \h </w:instrText>
            </w:r>
            <w:r>
              <w:rPr>
                <w:noProof/>
                <w:webHidden/>
              </w:rPr>
            </w:r>
            <w:r>
              <w:rPr>
                <w:noProof/>
                <w:webHidden/>
              </w:rPr>
              <w:fldChar w:fldCharType="separate"/>
            </w:r>
            <w:r>
              <w:rPr>
                <w:noProof/>
                <w:webHidden/>
              </w:rPr>
              <w:t>3</w:t>
            </w:r>
            <w:r>
              <w:rPr>
                <w:noProof/>
                <w:webHidden/>
              </w:rPr>
              <w:fldChar w:fldCharType="end"/>
            </w:r>
          </w:hyperlink>
        </w:p>
        <w:p w14:paraId="08B29381" w14:textId="277A9B0D" w:rsidR="005E5A66" w:rsidRDefault="005E5A66">
          <w:pPr>
            <w:pStyle w:val="TOC2"/>
            <w:tabs>
              <w:tab w:val="right" w:leader="dot" w:pos="9350"/>
            </w:tabs>
            <w:rPr>
              <w:noProof/>
              <w:sz w:val="22"/>
              <w:szCs w:val="22"/>
            </w:rPr>
          </w:pPr>
          <w:hyperlink w:anchor="_Toc47302806" w:history="1">
            <w:r w:rsidRPr="008840B3">
              <w:rPr>
                <w:rStyle w:val="Hyperlink"/>
                <w:rFonts w:ascii="Raleway Light" w:hAnsi="Raleway Light"/>
                <w:noProof/>
              </w:rPr>
              <w:t>Disclaimer</w:t>
            </w:r>
            <w:r>
              <w:rPr>
                <w:noProof/>
                <w:webHidden/>
              </w:rPr>
              <w:tab/>
            </w:r>
            <w:r>
              <w:rPr>
                <w:noProof/>
                <w:webHidden/>
              </w:rPr>
              <w:fldChar w:fldCharType="begin"/>
            </w:r>
            <w:r>
              <w:rPr>
                <w:noProof/>
                <w:webHidden/>
              </w:rPr>
              <w:instrText xml:space="preserve"> PAGEREF _Toc47302806 \h </w:instrText>
            </w:r>
            <w:r>
              <w:rPr>
                <w:noProof/>
                <w:webHidden/>
              </w:rPr>
            </w:r>
            <w:r>
              <w:rPr>
                <w:noProof/>
                <w:webHidden/>
              </w:rPr>
              <w:fldChar w:fldCharType="separate"/>
            </w:r>
            <w:r>
              <w:rPr>
                <w:noProof/>
                <w:webHidden/>
              </w:rPr>
              <w:t>3</w:t>
            </w:r>
            <w:r>
              <w:rPr>
                <w:noProof/>
                <w:webHidden/>
              </w:rPr>
              <w:fldChar w:fldCharType="end"/>
            </w:r>
          </w:hyperlink>
        </w:p>
        <w:p w14:paraId="45D16CA5" w14:textId="21CDDE6F" w:rsidR="005E5A66" w:rsidRDefault="005E5A66">
          <w:pPr>
            <w:pStyle w:val="TOC1"/>
            <w:tabs>
              <w:tab w:val="right" w:leader="dot" w:pos="9350"/>
            </w:tabs>
            <w:rPr>
              <w:noProof/>
              <w:sz w:val="22"/>
              <w:szCs w:val="22"/>
            </w:rPr>
          </w:pPr>
          <w:hyperlink w:anchor="_Toc47302807" w:history="1">
            <w:r w:rsidRPr="008840B3">
              <w:rPr>
                <w:rStyle w:val="Hyperlink"/>
                <w:rFonts w:ascii="Raleway Light" w:hAnsi="Raleway Light"/>
                <w:noProof/>
              </w:rPr>
              <w:t>Chapter 1: Installation</w:t>
            </w:r>
            <w:r>
              <w:rPr>
                <w:noProof/>
                <w:webHidden/>
              </w:rPr>
              <w:tab/>
            </w:r>
            <w:r>
              <w:rPr>
                <w:noProof/>
                <w:webHidden/>
              </w:rPr>
              <w:fldChar w:fldCharType="begin"/>
            </w:r>
            <w:r>
              <w:rPr>
                <w:noProof/>
                <w:webHidden/>
              </w:rPr>
              <w:instrText xml:space="preserve"> PAGEREF _Toc47302807 \h </w:instrText>
            </w:r>
            <w:r>
              <w:rPr>
                <w:noProof/>
                <w:webHidden/>
              </w:rPr>
            </w:r>
            <w:r>
              <w:rPr>
                <w:noProof/>
                <w:webHidden/>
              </w:rPr>
              <w:fldChar w:fldCharType="separate"/>
            </w:r>
            <w:r>
              <w:rPr>
                <w:noProof/>
                <w:webHidden/>
              </w:rPr>
              <w:t>4</w:t>
            </w:r>
            <w:r>
              <w:rPr>
                <w:noProof/>
                <w:webHidden/>
              </w:rPr>
              <w:fldChar w:fldCharType="end"/>
            </w:r>
          </w:hyperlink>
        </w:p>
        <w:p w14:paraId="0E41C150" w14:textId="4AA3CBBE" w:rsidR="005E5A66" w:rsidRDefault="005E5A66">
          <w:pPr>
            <w:pStyle w:val="TOC3"/>
            <w:tabs>
              <w:tab w:val="right" w:leader="dot" w:pos="9350"/>
            </w:tabs>
            <w:rPr>
              <w:rFonts w:cstheme="minorBidi"/>
              <w:noProof/>
            </w:rPr>
          </w:pPr>
          <w:hyperlink w:anchor="_Toc47302808" w:history="1">
            <w:r w:rsidRPr="008840B3">
              <w:rPr>
                <w:rStyle w:val="Hyperlink"/>
                <w:rFonts w:ascii="Raleway Light" w:hAnsi="Raleway Light"/>
                <w:noProof/>
              </w:rPr>
              <w:t>System Requirements</w:t>
            </w:r>
            <w:r>
              <w:rPr>
                <w:noProof/>
                <w:webHidden/>
              </w:rPr>
              <w:tab/>
            </w:r>
            <w:r>
              <w:rPr>
                <w:noProof/>
                <w:webHidden/>
              </w:rPr>
              <w:fldChar w:fldCharType="begin"/>
            </w:r>
            <w:r>
              <w:rPr>
                <w:noProof/>
                <w:webHidden/>
              </w:rPr>
              <w:instrText xml:space="preserve"> PAGEREF _Toc47302808 \h </w:instrText>
            </w:r>
            <w:r>
              <w:rPr>
                <w:noProof/>
                <w:webHidden/>
              </w:rPr>
            </w:r>
            <w:r>
              <w:rPr>
                <w:noProof/>
                <w:webHidden/>
              </w:rPr>
              <w:fldChar w:fldCharType="separate"/>
            </w:r>
            <w:r>
              <w:rPr>
                <w:noProof/>
                <w:webHidden/>
              </w:rPr>
              <w:t>4</w:t>
            </w:r>
            <w:r>
              <w:rPr>
                <w:noProof/>
                <w:webHidden/>
              </w:rPr>
              <w:fldChar w:fldCharType="end"/>
            </w:r>
          </w:hyperlink>
        </w:p>
        <w:p w14:paraId="0BA1DA48" w14:textId="75C708F1" w:rsidR="005E5A66" w:rsidRDefault="005E5A66">
          <w:pPr>
            <w:pStyle w:val="TOC3"/>
            <w:tabs>
              <w:tab w:val="right" w:leader="dot" w:pos="9350"/>
            </w:tabs>
            <w:rPr>
              <w:rFonts w:cstheme="minorBidi"/>
              <w:noProof/>
            </w:rPr>
          </w:pPr>
          <w:hyperlink w:anchor="_Toc47302809" w:history="1">
            <w:r w:rsidRPr="008840B3">
              <w:rPr>
                <w:rStyle w:val="Hyperlink"/>
                <w:rFonts w:ascii="Raleway Light" w:hAnsi="Raleway Light"/>
                <w:noProof/>
              </w:rPr>
              <w:t xml:space="preserve">Installation of the </w:t>
            </w:r>
            <w:r w:rsidRPr="008840B3">
              <w:rPr>
                <w:rStyle w:val="Hyperlink"/>
                <w:noProof/>
              </w:rPr>
              <w:t>APSPays Addition</w:t>
            </w:r>
            <w:r>
              <w:rPr>
                <w:noProof/>
                <w:webHidden/>
              </w:rPr>
              <w:tab/>
            </w:r>
            <w:r>
              <w:rPr>
                <w:noProof/>
                <w:webHidden/>
              </w:rPr>
              <w:fldChar w:fldCharType="begin"/>
            </w:r>
            <w:r>
              <w:rPr>
                <w:noProof/>
                <w:webHidden/>
              </w:rPr>
              <w:instrText xml:space="preserve"> PAGEREF _Toc47302809 \h </w:instrText>
            </w:r>
            <w:r>
              <w:rPr>
                <w:noProof/>
                <w:webHidden/>
              </w:rPr>
            </w:r>
            <w:r>
              <w:rPr>
                <w:noProof/>
                <w:webHidden/>
              </w:rPr>
              <w:fldChar w:fldCharType="separate"/>
            </w:r>
            <w:r>
              <w:rPr>
                <w:noProof/>
                <w:webHidden/>
              </w:rPr>
              <w:t>5</w:t>
            </w:r>
            <w:r>
              <w:rPr>
                <w:noProof/>
                <w:webHidden/>
              </w:rPr>
              <w:fldChar w:fldCharType="end"/>
            </w:r>
          </w:hyperlink>
        </w:p>
        <w:p w14:paraId="5B3FA2D1" w14:textId="483BC8A0" w:rsidR="005E5A66" w:rsidRDefault="005E5A66">
          <w:pPr>
            <w:pStyle w:val="TOC3"/>
            <w:tabs>
              <w:tab w:val="right" w:leader="dot" w:pos="9350"/>
            </w:tabs>
            <w:rPr>
              <w:rFonts w:cstheme="minorBidi"/>
              <w:noProof/>
            </w:rPr>
          </w:pPr>
          <w:hyperlink w:anchor="_Toc47302810" w:history="1">
            <w:r w:rsidRPr="008840B3">
              <w:rPr>
                <w:rStyle w:val="Hyperlink"/>
                <w:rFonts w:ascii="Raleway Light" w:hAnsi="Raleway Light"/>
                <w:noProof/>
              </w:rPr>
              <w:t>Preparing Sage 100</w:t>
            </w:r>
            <w:r>
              <w:rPr>
                <w:noProof/>
                <w:webHidden/>
              </w:rPr>
              <w:tab/>
            </w:r>
            <w:r>
              <w:rPr>
                <w:noProof/>
                <w:webHidden/>
              </w:rPr>
              <w:fldChar w:fldCharType="begin"/>
            </w:r>
            <w:r>
              <w:rPr>
                <w:noProof/>
                <w:webHidden/>
              </w:rPr>
              <w:instrText xml:space="preserve"> PAGEREF _Toc47302810 \h </w:instrText>
            </w:r>
            <w:r>
              <w:rPr>
                <w:noProof/>
                <w:webHidden/>
              </w:rPr>
            </w:r>
            <w:r>
              <w:rPr>
                <w:noProof/>
                <w:webHidden/>
              </w:rPr>
              <w:fldChar w:fldCharType="separate"/>
            </w:r>
            <w:r>
              <w:rPr>
                <w:noProof/>
                <w:webHidden/>
              </w:rPr>
              <w:t>6</w:t>
            </w:r>
            <w:r>
              <w:rPr>
                <w:noProof/>
                <w:webHidden/>
              </w:rPr>
              <w:fldChar w:fldCharType="end"/>
            </w:r>
          </w:hyperlink>
        </w:p>
        <w:p w14:paraId="335621A4" w14:textId="181F1584" w:rsidR="005E5A66" w:rsidRDefault="005E5A66">
          <w:pPr>
            <w:pStyle w:val="TOC3"/>
            <w:tabs>
              <w:tab w:val="right" w:leader="dot" w:pos="9350"/>
            </w:tabs>
            <w:rPr>
              <w:rFonts w:cstheme="minorBidi"/>
              <w:noProof/>
            </w:rPr>
          </w:pPr>
          <w:hyperlink w:anchor="_Toc47302811" w:history="1">
            <w:r w:rsidRPr="008840B3">
              <w:rPr>
                <w:rStyle w:val="Hyperlink"/>
                <w:rFonts w:ascii="Raleway Light" w:hAnsi="Raleway Light"/>
                <w:noProof/>
              </w:rPr>
              <w:t>Card Conversion and Activating APS</w:t>
            </w:r>
            <w:r>
              <w:rPr>
                <w:noProof/>
                <w:webHidden/>
              </w:rPr>
              <w:tab/>
            </w:r>
            <w:r>
              <w:rPr>
                <w:noProof/>
                <w:webHidden/>
              </w:rPr>
              <w:fldChar w:fldCharType="begin"/>
            </w:r>
            <w:r>
              <w:rPr>
                <w:noProof/>
                <w:webHidden/>
              </w:rPr>
              <w:instrText xml:space="preserve"> PAGEREF _Toc47302811 \h </w:instrText>
            </w:r>
            <w:r>
              <w:rPr>
                <w:noProof/>
                <w:webHidden/>
              </w:rPr>
            </w:r>
            <w:r>
              <w:rPr>
                <w:noProof/>
                <w:webHidden/>
              </w:rPr>
              <w:fldChar w:fldCharType="separate"/>
            </w:r>
            <w:r>
              <w:rPr>
                <w:noProof/>
                <w:webHidden/>
              </w:rPr>
              <w:t>7</w:t>
            </w:r>
            <w:r>
              <w:rPr>
                <w:noProof/>
                <w:webHidden/>
              </w:rPr>
              <w:fldChar w:fldCharType="end"/>
            </w:r>
          </w:hyperlink>
        </w:p>
        <w:p w14:paraId="0A5551C5" w14:textId="37365554" w:rsidR="005E5A66" w:rsidRDefault="005E5A66">
          <w:pPr>
            <w:pStyle w:val="TOC3"/>
            <w:tabs>
              <w:tab w:val="right" w:leader="dot" w:pos="9350"/>
            </w:tabs>
            <w:rPr>
              <w:rFonts w:cstheme="minorBidi"/>
              <w:noProof/>
            </w:rPr>
          </w:pPr>
          <w:hyperlink w:anchor="_Toc47302812" w:history="1">
            <w:r w:rsidRPr="008840B3">
              <w:rPr>
                <w:rStyle w:val="Hyperlink"/>
                <w:rFonts w:ascii="Raleway Light" w:hAnsi="Raleway Light"/>
                <w:noProof/>
              </w:rPr>
              <w:t>Upgrading from Existing Sage Version</w:t>
            </w:r>
            <w:r>
              <w:rPr>
                <w:noProof/>
                <w:webHidden/>
              </w:rPr>
              <w:tab/>
            </w:r>
            <w:r>
              <w:rPr>
                <w:noProof/>
                <w:webHidden/>
              </w:rPr>
              <w:fldChar w:fldCharType="begin"/>
            </w:r>
            <w:r>
              <w:rPr>
                <w:noProof/>
                <w:webHidden/>
              </w:rPr>
              <w:instrText xml:space="preserve"> PAGEREF _Toc47302812 \h </w:instrText>
            </w:r>
            <w:r>
              <w:rPr>
                <w:noProof/>
                <w:webHidden/>
              </w:rPr>
            </w:r>
            <w:r>
              <w:rPr>
                <w:noProof/>
                <w:webHidden/>
              </w:rPr>
              <w:fldChar w:fldCharType="separate"/>
            </w:r>
            <w:r>
              <w:rPr>
                <w:noProof/>
                <w:webHidden/>
              </w:rPr>
              <w:t>10</w:t>
            </w:r>
            <w:r>
              <w:rPr>
                <w:noProof/>
                <w:webHidden/>
              </w:rPr>
              <w:fldChar w:fldCharType="end"/>
            </w:r>
          </w:hyperlink>
        </w:p>
        <w:p w14:paraId="062EA718" w14:textId="0B065EF9" w:rsidR="005E5A66" w:rsidRDefault="005E5A66">
          <w:pPr>
            <w:pStyle w:val="TOC3"/>
            <w:tabs>
              <w:tab w:val="right" w:leader="dot" w:pos="9350"/>
            </w:tabs>
            <w:rPr>
              <w:rFonts w:cstheme="minorBidi"/>
              <w:noProof/>
            </w:rPr>
          </w:pPr>
          <w:hyperlink w:anchor="_Toc47302813" w:history="1">
            <w:r w:rsidRPr="008840B3">
              <w:rPr>
                <w:rStyle w:val="Hyperlink"/>
                <w:rFonts w:ascii="Raleway Light" w:hAnsi="Raleway Light"/>
                <w:noProof/>
              </w:rPr>
              <w:t xml:space="preserve">Updating the </w:t>
            </w:r>
            <w:r w:rsidRPr="008840B3">
              <w:rPr>
                <w:rStyle w:val="Hyperlink"/>
                <w:noProof/>
              </w:rPr>
              <w:t>APSPays Addition</w:t>
            </w:r>
            <w:r>
              <w:rPr>
                <w:noProof/>
                <w:webHidden/>
              </w:rPr>
              <w:tab/>
            </w:r>
            <w:r>
              <w:rPr>
                <w:noProof/>
                <w:webHidden/>
              </w:rPr>
              <w:fldChar w:fldCharType="begin"/>
            </w:r>
            <w:r>
              <w:rPr>
                <w:noProof/>
                <w:webHidden/>
              </w:rPr>
              <w:instrText xml:space="preserve"> PAGEREF _Toc47302813 \h </w:instrText>
            </w:r>
            <w:r>
              <w:rPr>
                <w:noProof/>
                <w:webHidden/>
              </w:rPr>
            </w:r>
            <w:r>
              <w:rPr>
                <w:noProof/>
                <w:webHidden/>
              </w:rPr>
              <w:fldChar w:fldCharType="separate"/>
            </w:r>
            <w:r>
              <w:rPr>
                <w:noProof/>
                <w:webHidden/>
              </w:rPr>
              <w:t>13</w:t>
            </w:r>
            <w:r>
              <w:rPr>
                <w:noProof/>
                <w:webHidden/>
              </w:rPr>
              <w:fldChar w:fldCharType="end"/>
            </w:r>
          </w:hyperlink>
        </w:p>
        <w:p w14:paraId="46CD03DB" w14:textId="3CC0BC0B" w:rsidR="005E5A66" w:rsidRDefault="005E5A66">
          <w:pPr>
            <w:pStyle w:val="TOC1"/>
            <w:tabs>
              <w:tab w:val="right" w:leader="dot" w:pos="9350"/>
            </w:tabs>
            <w:rPr>
              <w:noProof/>
              <w:sz w:val="22"/>
              <w:szCs w:val="22"/>
            </w:rPr>
          </w:pPr>
          <w:hyperlink w:anchor="_Toc47302814" w:history="1">
            <w:r w:rsidRPr="008840B3">
              <w:rPr>
                <w:rStyle w:val="Hyperlink"/>
                <w:rFonts w:ascii="Raleway Light" w:hAnsi="Raleway Light"/>
                <w:noProof/>
              </w:rPr>
              <w:t>Chapter 2: Configuration &amp; Setup</w:t>
            </w:r>
            <w:r>
              <w:rPr>
                <w:noProof/>
                <w:webHidden/>
              </w:rPr>
              <w:tab/>
            </w:r>
            <w:r>
              <w:rPr>
                <w:noProof/>
                <w:webHidden/>
              </w:rPr>
              <w:fldChar w:fldCharType="begin"/>
            </w:r>
            <w:r>
              <w:rPr>
                <w:noProof/>
                <w:webHidden/>
              </w:rPr>
              <w:instrText xml:space="preserve"> PAGEREF _Toc47302814 \h </w:instrText>
            </w:r>
            <w:r>
              <w:rPr>
                <w:noProof/>
                <w:webHidden/>
              </w:rPr>
            </w:r>
            <w:r>
              <w:rPr>
                <w:noProof/>
                <w:webHidden/>
              </w:rPr>
              <w:fldChar w:fldCharType="separate"/>
            </w:r>
            <w:r>
              <w:rPr>
                <w:noProof/>
                <w:webHidden/>
              </w:rPr>
              <w:t>15</w:t>
            </w:r>
            <w:r>
              <w:rPr>
                <w:noProof/>
                <w:webHidden/>
              </w:rPr>
              <w:fldChar w:fldCharType="end"/>
            </w:r>
          </w:hyperlink>
        </w:p>
        <w:p w14:paraId="4219D4FB" w14:textId="5EB2AE42" w:rsidR="005E5A66" w:rsidRDefault="005E5A66">
          <w:pPr>
            <w:pStyle w:val="TOC3"/>
            <w:tabs>
              <w:tab w:val="right" w:leader="dot" w:pos="9350"/>
            </w:tabs>
            <w:rPr>
              <w:rFonts w:cstheme="minorBidi"/>
              <w:noProof/>
            </w:rPr>
          </w:pPr>
          <w:hyperlink w:anchor="_Toc47302815" w:history="1">
            <w:r w:rsidRPr="008840B3">
              <w:rPr>
                <w:rStyle w:val="Hyperlink"/>
                <w:rFonts w:ascii="Raleway Light" w:hAnsi="Raleway Light"/>
                <w:noProof/>
              </w:rPr>
              <w:t>APSPays Gateway Setup - Credits</w:t>
            </w:r>
            <w:r>
              <w:rPr>
                <w:noProof/>
                <w:webHidden/>
              </w:rPr>
              <w:tab/>
            </w:r>
            <w:r>
              <w:rPr>
                <w:noProof/>
                <w:webHidden/>
              </w:rPr>
              <w:fldChar w:fldCharType="begin"/>
            </w:r>
            <w:r>
              <w:rPr>
                <w:noProof/>
                <w:webHidden/>
              </w:rPr>
              <w:instrText xml:space="preserve"> PAGEREF _Toc47302815 \h </w:instrText>
            </w:r>
            <w:r>
              <w:rPr>
                <w:noProof/>
                <w:webHidden/>
              </w:rPr>
            </w:r>
            <w:r>
              <w:rPr>
                <w:noProof/>
                <w:webHidden/>
              </w:rPr>
              <w:fldChar w:fldCharType="separate"/>
            </w:r>
            <w:r>
              <w:rPr>
                <w:noProof/>
                <w:webHidden/>
              </w:rPr>
              <w:t>15</w:t>
            </w:r>
            <w:r>
              <w:rPr>
                <w:noProof/>
                <w:webHidden/>
              </w:rPr>
              <w:fldChar w:fldCharType="end"/>
            </w:r>
          </w:hyperlink>
        </w:p>
        <w:p w14:paraId="740C74A7" w14:textId="23072F84" w:rsidR="005E5A66" w:rsidRDefault="005E5A66">
          <w:pPr>
            <w:pStyle w:val="TOC3"/>
            <w:tabs>
              <w:tab w:val="right" w:leader="dot" w:pos="9350"/>
            </w:tabs>
            <w:rPr>
              <w:rFonts w:cstheme="minorBidi"/>
              <w:noProof/>
            </w:rPr>
          </w:pPr>
          <w:hyperlink w:anchor="_Toc47302816" w:history="1">
            <w:r w:rsidRPr="008840B3">
              <w:rPr>
                <w:rStyle w:val="Hyperlink"/>
                <w:rFonts w:ascii="Raleway Light" w:hAnsi="Raleway Light"/>
                <w:noProof/>
              </w:rPr>
              <w:t>Company Maintanence</w:t>
            </w:r>
            <w:r>
              <w:rPr>
                <w:noProof/>
                <w:webHidden/>
              </w:rPr>
              <w:tab/>
            </w:r>
            <w:r>
              <w:rPr>
                <w:noProof/>
                <w:webHidden/>
              </w:rPr>
              <w:fldChar w:fldCharType="begin"/>
            </w:r>
            <w:r>
              <w:rPr>
                <w:noProof/>
                <w:webHidden/>
              </w:rPr>
              <w:instrText xml:space="preserve"> PAGEREF _Toc47302816 \h </w:instrText>
            </w:r>
            <w:r>
              <w:rPr>
                <w:noProof/>
                <w:webHidden/>
              </w:rPr>
            </w:r>
            <w:r>
              <w:rPr>
                <w:noProof/>
                <w:webHidden/>
              </w:rPr>
              <w:fldChar w:fldCharType="separate"/>
            </w:r>
            <w:r>
              <w:rPr>
                <w:noProof/>
                <w:webHidden/>
              </w:rPr>
              <w:t>16</w:t>
            </w:r>
            <w:r>
              <w:rPr>
                <w:noProof/>
                <w:webHidden/>
              </w:rPr>
              <w:fldChar w:fldCharType="end"/>
            </w:r>
          </w:hyperlink>
        </w:p>
        <w:p w14:paraId="1CE411D9" w14:textId="04B02607" w:rsidR="005E5A66" w:rsidRDefault="005E5A66">
          <w:pPr>
            <w:pStyle w:val="TOC3"/>
            <w:tabs>
              <w:tab w:val="right" w:leader="dot" w:pos="9350"/>
            </w:tabs>
            <w:rPr>
              <w:rFonts w:cstheme="minorBidi"/>
              <w:noProof/>
            </w:rPr>
          </w:pPr>
          <w:hyperlink w:anchor="_Toc47302817" w:history="1">
            <w:r w:rsidRPr="008840B3">
              <w:rPr>
                <w:rStyle w:val="Hyperlink"/>
                <w:rFonts w:ascii="Raleway Light" w:hAnsi="Raleway Light"/>
                <w:noProof/>
              </w:rPr>
              <w:t>Payment Type Maintanence</w:t>
            </w:r>
            <w:r>
              <w:rPr>
                <w:noProof/>
                <w:webHidden/>
              </w:rPr>
              <w:tab/>
            </w:r>
            <w:r>
              <w:rPr>
                <w:noProof/>
                <w:webHidden/>
              </w:rPr>
              <w:fldChar w:fldCharType="begin"/>
            </w:r>
            <w:r>
              <w:rPr>
                <w:noProof/>
                <w:webHidden/>
              </w:rPr>
              <w:instrText xml:space="preserve"> PAGEREF _Toc47302817 \h </w:instrText>
            </w:r>
            <w:r>
              <w:rPr>
                <w:noProof/>
                <w:webHidden/>
              </w:rPr>
            </w:r>
            <w:r>
              <w:rPr>
                <w:noProof/>
                <w:webHidden/>
              </w:rPr>
              <w:fldChar w:fldCharType="separate"/>
            </w:r>
            <w:r>
              <w:rPr>
                <w:noProof/>
                <w:webHidden/>
              </w:rPr>
              <w:t>17</w:t>
            </w:r>
            <w:r>
              <w:rPr>
                <w:noProof/>
                <w:webHidden/>
              </w:rPr>
              <w:fldChar w:fldCharType="end"/>
            </w:r>
          </w:hyperlink>
        </w:p>
        <w:p w14:paraId="748D69F3" w14:textId="4F03804F" w:rsidR="005E5A66" w:rsidRDefault="005E5A66">
          <w:pPr>
            <w:pStyle w:val="TOC3"/>
            <w:tabs>
              <w:tab w:val="right" w:leader="dot" w:pos="9350"/>
            </w:tabs>
            <w:rPr>
              <w:rFonts w:cstheme="minorBidi"/>
              <w:noProof/>
            </w:rPr>
          </w:pPr>
          <w:hyperlink w:anchor="_Toc47302818" w:history="1">
            <w:r w:rsidRPr="008840B3">
              <w:rPr>
                <w:rStyle w:val="Hyperlink"/>
                <w:rFonts w:ascii="Raleway Light" w:hAnsi="Raleway Light"/>
                <w:noProof/>
              </w:rPr>
              <w:t>Accounts Receivable Options</w:t>
            </w:r>
            <w:r>
              <w:rPr>
                <w:noProof/>
                <w:webHidden/>
              </w:rPr>
              <w:tab/>
            </w:r>
            <w:r>
              <w:rPr>
                <w:noProof/>
                <w:webHidden/>
              </w:rPr>
              <w:fldChar w:fldCharType="begin"/>
            </w:r>
            <w:r>
              <w:rPr>
                <w:noProof/>
                <w:webHidden/>
              </w:rPr>
              <w:instrText xml:space="preserve"> PAGEREF _Toc47302818 \h </w:instrText>
            </w:r>
            <w:r>
              <w:rPr>
                <w:noProof/>
                <w:webHidden/>
              </w:rPr>
            </w:r>
            <w:r>
              <w:rPr>
                <w:noProof/>
                <w:webHidden/>
              </w:rPr>
              <w:fldChar w:fldCharType="separate"/>
            </w:r>
            <w:r>
              <w:rPr>
                <w:noProof/>
                <w:webHidden/>
              </w:rPr>
              <w:t>19</w:t>
            </w:r>
            <w:r>
              <w:rPr>
                <w:noProof/>
                <w:webHidden/>
              </w:rPr>
              <w:fldChar w:fldCharType="end"/>
            </w:r>
          </w:hyperlink>
        </w:p>
        <w:p w14:paraId="7026915A" w14:textId="3E1655B2" w:rsidR="005E5A66" w:rsidRDefault="005E5A66">
          <w:pPr>
            <w:pStyle w:val="TOC3"/>
            <w:tabs>
              <w:tab w:val="right" w:leader="dot" w:pos="9350"/>
            </w:tabs>
            <w:rPr>
              <w:rFonts w:cstheme="minorBidi"/>
              <w:noProof/>
            </w:rPr>
          </w:pPr>
          <w:hyperlink w:anchor="_Toc47302819" w:history="1">
            <w:r w:rsidRPr="008840B3">
              <w:rPr>
                <w:rStyle w:val="Hyperlink"/>
                <w:rFonts w:ascii="Raleway Light" w:hAnsi="Raleway Light"/>
                <w:noProof/>
              </w:rPr>
              <w:t>ClickToPay Setup (Optional)</w:t>
            </w:r>
            <w:r>
              <w:rPr>
                <w:noProof/>
                <w:webHidden/>
              </w:rPr>
              <w:tab/>
            </w:r>
            <w:r>
              <w:rPr>
                <w:noProof/>
                <w:webHidden/>
              </w:rPr>
              <w:fldChar w:fldCharType="begin"/>
            </w:r>
            <w:r>
              <w:rPr>
                <w:noProof/>
                <w:webHidden/>
              </w:rPr>
              <w:instrText xml:space="preserve"> PAGEREF _Toc47302819 \h </w:instrText>
            </w:r>
            <w:r>
              <w:rPr>
                <w:noProof/>
                <w:webHidden/>
              </w:rPr>
            </w:r>
            <w:r>
              <w:rPr>
                <w:noProof/>
                <w:webHidden/>
              </w:rPr>
              <w:fldChar w:fldCharType="separate"/>
            </w:r>
            <w:r>
              <w:rPr>
                <w:noProof/>
                <w:webHidden/>
              </w:rPr>
              <w:t>20</w:t>
            </w:r>
            <w:r>
              <w:rPr>
                <w:noProof/>
                <w:webHidden/>
              </w:rPr>
              <w:fldChar w:fldCharType="end"/>
            </w:r>
          </w:hyperlink>
        </w:p>
        <w:p w14:paraId="12A31020" w14:textId="21F79225" w:rsidR="005E5A66" w:rsidRDefault="005E5A66">
          <w:pPr>
            <w:pStyle w:val="TOC3"/>
            <w:tabs>
              <w:tab w:val="right" w:leader="dot" w:pos="9350"/>
            </w:tabs>
            <w:rPr>
              <w:rFonts w:cstheme="minorBidi"/>
              <w:noProof/>
            </w:rPr>
          </w:pPr>
          <w:hyperlink w:anchor="_Toc47302820" w:history="1">
            <w:r w:rsidRPr="008840B3">
              <w:rPr>
                <w:rStyle w:val="Hyperlink"/>
                <w:rFonts w:ascii="Raleway Light" w:hAnsi="Raleway Light"/>
                <w:noProof/>
              </w:rPr>
              <w:t>EMV Setup (Optional)</w:t>
            </w:r>
            <w:r>
              <w:rPr>
                <w:noProof/>
                <w:webHidden/>
              </w:rPr>
              <w:tab/>
            </w:r>
            <w:r>
              <w:rPr>
                <w:noProof/>
                <w:webHidden/>
              </w:rPr>
              <w:fldChar w:fldCharType="begin"/>
            </w:r>
            <w:r>
              <w:rPr>
                <w:noProof/>
                <w:webHidden/>
              </w:rPr>
              <w:instrText xml:space="preserve"> PAGEREF _Toc47302820 \h </w:instrText>
            </w:r>
            <w:r>
              <w:rPr>
                <w:noProof/>
                <w:webHidden/>
              </w:rPr>
            </w:r>
            <w:r>
              <w:rPr>
                <w:noProof/>
                <w:webHidden/>
              </w:rPr>
              <w:fldChar w:fldCharType="separate"/>
            </w:r>
            <w:r>
              <w:rPr>
                <w:noProof/>
                <w:webHidden/>
              </w:rPr>
              <w:t>25</w:t>
            </w:r>
            <w:r>
              <w:rPr>
                <w:noProof/>
                <w:webHidden/>
              </w:rPr>
              <w:fldChar w:fldCharType="end"/>
            </w:r>
          </w:hyperlink>
        </w:p>
        <w:p w14:paraId="14AE5ACB" w14:textId="576AE40D" w:rsidR="005E5A66" w:rsidRDefault="005E5A66">
          <w:pPr>
            <w:pStyle w:val="TOC3"/>
            <w:tabs>
              <w:tab w:val="right" w:leader="dot" w:pos="9350"/>
            </w:tabs>
            <w:rPr>
              <w:rFonts w:cstheme="minorBidi"/>
              <w:noProof/>
            </w:rPr>
          </w:pPr>
          <w:hyperlink w:anchor="_Toc47302821" w:history="1">
            <w:r w:rsidRPr="008840B3">
              <w:rPr>
                <w:rStyle w:val="Hyperlink"/>
                <w:noProof/>
              </w:rPr>
              <w:t>Checking emv terminal status</w:t>
            </w:r>
            <w:r>
              <w:rPr>
                <w:noProof/>
                <w:webHidden/>
              </w:rPr>
              <w:tab/>
            </w:r>
            <w:r>
              <w:rPr>
                <w:noProof/>
                <w:webHidden/>
              </w:rPr>
              <w:fldChar w:fldCharType="begin"/>
            </w:r>
            <w:r>
              <w:rPr>
                <w:noProof/>
                <w:webHidden/>
              </w:rPr>
              <w:instrText xml:space="preserve"> PAGEREF _Toc47302821 \h </w:instrText>
            </w:r>
            <w:r>
              <w:rPr>
                <w:noProof/>
                <w:webHidden/>
              </w:rPr>
            </w:r>
            <w:r>
              <w:rPr>
                <w:noProof/>
                <w:webHidden/>
              </w:rPr>
              <w:fldChar w:fldCharType="separate"/>
            </w:r>
            <w:r>
              <w:rPr>
                <w:noProof/>
                <w:webHidden/>
              </w:rPr>
              <w:t>28</w:t>
            </w:r>
            <w:r>
              <w:rPr>
                <w:noProof/>
                <w:webHidden/>
              </w:rPr>
              <w:fldChar w:fldCharType="end"/>
            </w:r>
          </w:hyperlink>
        </w:p>
        <w:p w14:paraId="7FDDD5F0" w14:textId="4CE9BA35" w:rsidR="005E5A66" w:rsidRDefault="005E5A66">
          <w:pPr>
            <w:pStyle w:val="TOC3"/>
            <w:tabs>
              <w:tab w:val="right" w:leader="dot" w:pos="9350"/>
            </w:tabs>
            <w:rPr>
              <w:rFonts w:cstheme="minorBidi"/>
              <w:noProof/>
            </w:rPr>
          </w:pPr>
          <w:hyperlink w:anchor="_Toc47302822" w:history="1">
            <w:r w:rsidRPr="008840B3">
              <w:rPr>
                <w:rStyle w:val="Hyperlink"/>
                <w:rFonts w:ascii="Raleway Light" w:hAnsi="Raleway Light"/>
                <w:noProof/>
              </w:rPr>
              <w:t>DSD Multicurrency (Optional)</w:t>
            </w:r>
            <w:r>
              <w:rPr>
                <w:noProof/>
                <w:webHidden/>
              </w:rPr>
              <w:tab/>
            </w:r>
            <w:r>
              <w:rPr>
                <w:noProof/>
                <w:webHidden/>
              </w:rPr>
              <w:fldChar w:fldCharType="begin"/>
            </w:r>
            <w:r>
              <w:rPr>
                <w:noProof/>
                <w:webHidden/>
              </w:rPr>
              <w:instrText xml:space="preserve"> PAGEREF _Toc47302822 \h </w:instrText>
            </w:r>
            <w:r>
              <w:rPr>
                <w:noProof/>
                <w:webHidden/>
              </w:rPr>
            </w:r>
            <w:r>
              <w:rPr>
                <w:noProof/>
                <w:webHidden/>
              </w:rPr>
              <w:fldChar w:fldCharType="separate"/>
            </w:r>
            <w:r>
              <w:rPr>
                <w:noProof/>
                <w:webHidden/>
              </w:rPr>
              <w:t>29</w:t>
            </w:r>
            <w:r>
              <w:rPr>
                <w:noProof/>
                <w:webHidden/>
              </w:rPr>
              <w:fldChar w:fldCharType="end"/>
            </w:r>
          </w:hyperlink>
        </w:p>
        <w:p w14:paraId="7C65613A" w14:textId="083EB6BB" w:rsidR="005E5A66" w:rsidRDefault="005E5A66">
          <w:pPr>
            <w:pStyle w:val="TOC1"/>
            <w:tabs>
              <w:tab w:val="right" w:leader="dot" w:pos="9350"/>
            </w:tabs>
            <w:rPr>
              <w:noProof/>
              <w:sz w:val="22"/>
              <w:szCs w:val="22"/>
            </w:rPr>
          </w:pPr>
          <w:hyperlink w:anchor="_Toc47302823" w:history="1">
            <w:r w:rsidRPr="008840B3">
              <w:rPr>
                <w:rStyle w:val="Hyperlink"/>
                <w:rFonts w:ascii="Raleway Light" w:hAnsi="Raleway Light"/>
                <w:noProof/>
              </w:rPr>
              <w:t>Chapter 3: Payment Method Maintenance</w:t>
            </w:r>
            <w:r>
              <w:rPr>
                <w:noProof/>
                <w:webHidden/>
              </w:rPr>
              <w:tab/>
            </w:r>
            <w:r>
              <w:rPr>
                <w:noProof/>
                <w:webHidden/>
              </w:rPr>
              <w:fldChar w:fldCharType="begin"/>
            </w:r>
            <w:r>
              <w:rPr>
                <w:noProof/>
                <w:webHidden/>
              </w:rPr>
              <w:instrText xml:space="preserve"> PAGEREF _Toc47302823 \h </w:instrText>
            </w:r>
            <w:r>
              <w:rPr>
                <w:noProof/>
                <w:webHidden/>
              </w:rPr>
            </w:r>
            <w:r>
              <w:rPr>
                <w:noProof/>
                <w:webHidden/>
              </w:rPr>
              <w:fldChar w:fldCharType="separate"/>
            </w:r>
            <w:r>
              <w:rPr>
                <w:noProof/>
                <w:webHidden/>
              </w:rPr>
              <w:t>30</w:t>
            </w:r>
            <w:r>
              <w:rPr>
                <w:noProof/>
                <w:webHidden/>
              </w:rPr>
              <w:fldChar w:fldCharType="end"/>
            </w:r>
          </w:hyperlink>
        </w:p>
        <w:p w14:paraId="584FF6D0" w14:textId="170BE412" w:rsidR="005E5A66" w:rsidRDefault="005E5A66">
          <w:pPr>
            <w:pStyle w:val="TOC3"/>
            <w:tabs>
              <w:tab w:val="right" w:leader="dot" w:pos="9350"/>
            </w:tabs>
            <w:rPr>
              <w:rFonts w:cstheme="minorBidi"/>
              <w:noProof/>
            </w:rPr>
          </w:pPr>
          <w:hyperlink w:anchor="_Toc47302824" w:history="1">
            <w:r w:rsidRPr="008840B3">
              <w:rPr>
                <w:rStyle w:val="Hyperlink"/>
                <w:noProof/>
              </w:rPr>
              <w:t>Creating New Customer Payment Methods</w:t>
            </w:r>
            <w:r>
              <w:rPr>
                <w:noProof/>
                <w:webHidden/>
              </w:rPr>
              <w:tab/>
            </w:r>
            <w:r>
              <w:rPr>
                <w:noProof/>
                <w:webHidden/>
              </w:rPr>
              <w:fldChar w:fldCharType="begin"/>
            </w:r>
            <w:r>
              <w:rPr>
                <w:noProof/>
                <w:webHidden/>
              </w:rPr>
              <w:instrText xml:space="preserve"> PAGEREF _Toc47302824 \h </w:instrText>
            </w:r>
            <w:r>
              <w:rPr>
                <w:noProof/>
                <w:webHidden/>
              </w:rPr>
            </w:r>
            <w:r>
              <w:rPr>
                <w:noProof/>
                <w:webHidden/>
              </w:rPr>
              <w:fldChar w:fldCharType="separate"/>
            </w:r>
            <w:r>
              <w:rPr>
                <w:noProof/>
                <w:webHidden/>
              </w:rPr>
              <w:t>30</w:t>
            </w:r>
            <w:r>
              <w:rPr>
                <w:noProof/>
                <w:webHidden/>
              </w:rPr>
              <w:fldChar w:fldCharType="end"/>
            </w:r>
          </w:hyperlink>
        </w:p>
        <w:p w14:paraId="0EBC7670" w14:textId="402A2392" w:rsidR="005E5A66" w:rsidRDefault="005E5A66">
          <w:pPr>
            <w:pStyle w:val="TOC3"/>
            <w:tabs>
              <w:tab w:val="right" w:leader="dot" w:pos="9350"/>
            </w:tabs>
            <w:rPr>
              <w:rFonts w:cstheme="minorBidi"/>
              <w:noProof/>
            </w:rPr>
          </w:pPr>
          <w:hyperlink w:anchor="_Toc47302825" w:history="1">
            <w:r w:rsidRPr="008840B3">
              <w:rPr>
                <w:rStyle w:val="Hyperlink"/>
                <w:noProof/>
              </w:rPr>
              <w:t>Editing or Deleting Customer Payment Methods</w:t>
            </w:r>
            <w:r>
              <w:rPr>
                <w:noProof/>
                <w:webHidden/>
              </w:rPr>
              <w:tab/>
            </w:r>
            <w:r>
              <w:rPr>
                <w:noProof/>
                <w:webHidden/>
              </w:rPr>
              <w:fldChar w:fldCharType="begin"/>
            </w:r>
            <w:r>
              <w:rPr>
                <w:noProof/>
                <w:webHidden/>
              </w:rPr>
              <w:instrText xml:space="preserve"> PAGEREF _Toc47302825 \h </w:instrText>
            </w:r>
            <w:r>
              <w:rPr>
                <w:noProof/>
                <w:webHidden/>
              </w:rPr>
            </w:r>
            <w:r>
              <w:rPr>
                <w:noProof/>
                <w:webHidden/>
              </w:rPr>
              <w:fldChar w:fldCharType="separate"/>
            </w:r>
            <w:r>
              <w:rPr>
                <w:noProof/>
                <w:webHidden/>
              </w:rPr>
              <w:t>31</w:t>
            </w:r>
            <w:r>
              <w:rPr>
                <w:noProof/>
                <w:webHidden/>
              </w:rPr>
              <w:fldChar w:fldCharType="end"/>
            </w:r>
          </w:hyperlink>
        </w:p>
        <w:p w14:paraId="6F18573D" w14:textId="3D50FA06" w:rsidR="005E5A66" w:rsidRDefault="005E5A66">
          <w:pPr>
            <w:pStyle w:val="TOC3"/>
            <w:tabs>
              <w:tab w:val="right" w:leader="dot" w:pos="9350"/>
            </w:tabs>
            <w:rPr>
              <w:rFonts w:cstheme="minorBidi"/>
              <w:noProof/>
            </w:rPr>
          </w:pPr>
          <w:hyperlink w:anchor="_Toc47302826" w:history="1">
            <w:r w:rsidRPr="008840B3">
              <w:rPr>
                <w:rStyle w:val="Hyperlink"/>
                <w:rFonts w:ascii="Raleway Light" w:hAnsi="Raleway Light"/>
                <w:noProof/>
              </w:rPr>
              <w:t>ClickToPay (Optional)</w:t>
            </w:r>
            <w:r>
              <w:rPr>
                <w:noProof/>
                <w:webHidden/>
              </w:rPr>
              <w:tab/>
            </w:r>
            <w:r>
              <w:rPr>
                <w:noProof/>
                <w:webHidden/>
              </w:rPr>
              <w:fldChar w:fldCharType="begin"/>
            </w:r>
            <w:r>
              <w:rPr>
                <w:noProof/>
                <w:webHidden/>
              </w:rPr>
              <w:instrText xml:space="preserve"> PAGEREF _Toc47302826 \h </w:instrText>
            </w:r>
            <w:r>
              <w:rPr>
                <w:noProof/>
                <w:webHidden/>
              </w:rPr>
            </w:r>
            <w:r>
              <w:rPr>
                <w:noProof/>
                <w:webHidden/>
              </w:rPr>
              <w:fldChar w:fldCharType="separate"/>
            </w:r>
            <w:r>
              <w:rPr>
                <w:noProof/>
                <w:webHidden/>
              </w:rPr>
              <w:t>32</w:t>
            </w:r>
            <w:r>
              <w:rPr>
                <w:noProof/>
                <w:webHidden/>
              </w:rPr>
              <w:fldChar w:fldCharType="end"/>
            </w:r>
          </w:hyperlink>
        </w:p>
        <w:p w14:paraId="13D7B3FA" w14:textId="556C463A" w:rsidR="005E5A66" w:rsidRDefault="005E5A66">
          <w:pPr>
            <w:pStyle w:val="TOC1"/>
            <w:tabs>
              <w:tab w:val="right" w:leader="dot" w:pos="9350"/>
            </w:tabs>
            <w:rPr>
              <w:noProof/>
              <w:sz w:val="22"/>
              <w:szCs w:val="22"/>
            </w:rPr>
          </w:pPr>
          <w:hyperlink w:anchor="_Toc47302827" w:history="1">
            <w:r w:rsidRPr="008840B3">
              <w:rPr>
                <w:rStyle w:val="Hyperlink"/>
                <w:rFonts w:ascii="Raleway Light" w:hAnsi="Raleway Light"/>
                <w:noProof/>
              </w:rPr>
              <w:t>Chapter 4: Sales Order Module</w:t>
            </w:r>
            <w:r>
              <w:rPr>
                <w:noProof/>
                <w:webHidden/>
              </w:rPr>
              <w:tab/>
            </w:r>
            <w:r>
              <w:rPr>
                <w:noProof/>
                <w:webHidden/>
              </w:rPr>
              <w:fldChar w:fldCharType="begin"/>
            </w:r>
            <w:r>
              <w:rPr>
                <w:noProof/>
                <w:webHidden/>
              </w:rPr>
              <w:instrText xml:space="preserve"> PAGEREF _Toc47302827 \h </w:instrText>
            </w:r>
            <w:r>
              <w:rPr>
                <w:noProof/>
                <w:webHidden/>
              </w:rPr>
            </w:r>
            <w:r>
              <w:rPr>
                <w:noProof/>
                <w:webHidden/>
              </w:rPr>
              <w:fldChar w:fldCharType="separate"/>
            </w:r>
            <w:r>
              <w:rPr>
                <w:noProof/>
                <w:webHidden/>
              </w:rPr>
              <w:t>33</w:t>
            </w:r>
            <w:r>
              <w:rPr>
                <w:noProof/>
                <w:webHidden/>
              </w:rPr>
              <w:fldChar w:fldCharType="end"/>
            </w:r>
          </w:hyperlink>
        </w:p>
        <w:p w14:paraId="55203830" w14:textId="31B32BFD" w:rsidR="005E5A66" w:rsidRDefault="005E5A66">
          <w:pPr>
            <w:pStyle w:val="TOC3"/>
            <w:tabs>
              <w:tab w:val="right" w:leader="dot" w:pos="9350"/>
            </w:tabs>
            <w:rPr>
              <w:rFonts w:cstheme="minorBidi"/>
              <w:noProof/>
            </w:rPr>
          </w:pPr>
          <w:hyperlink w:anchor="_Toc47302828" w:history="1">
            <w:r w:rsidRPr="008840B3">
              <w:rPr>
                <w:rStyle w:val="Hyperlink"/>
                <w:rFonts w:ascii="Raleway Light" w:hAnsi="Raleway Light"/>
                <w:noProof/>
              </w:rPr>
              <w:t>Sales Order Entry</w:t>
            </w:r>
            <w:r>
              <w:rPr>
                <w:noProof/>
                <w:webHidden/>
              </w:rPr>
              <w:tab/>
            </w:r>
            <w:r>
              <w:rPr>
                <w:noProof/>
                <w:webHidden/>
              </w:rPr>
              <w:fldChar w:fldCharType="begin"/>
            </w:r>
            <w:r>
              <w:rPr>
                <w:noProof/>
                <w:webHidden/>
              </w:rPr>
              <w:instrText xml:space="preserve"> PAGEREF _Toc47302828 \h </w:instrText>
            </w:r>
            <w:r>
              <w:rPr>
                <w:noProof/>
                <w:webHidden/>
              </w:rPr>
            </w:r>
            <w:r>
              <w:rPr>
                <w:noProof/>
                <w:webHidden/>
              </w:rPr>
              <w:fldChar w:fldCharType="separate"/>
            </w:r>
            <w:r>
              <w:rPr>
                <w:noProof/>
                <w:webHidden/>
              </w:rPr>
              <w:t>33</w:t>
            </w:r>
            <w:r>
              <w:rPr>
                <w:noProof/>
                <w:webHidden/>
              </w:rPr>
              <w:fldChar w:fldCharType="end"/>
            </w:r>
          </w:hyperlink>
        </w:p>
        <w:p w14:paraId="50187662" w14:textId="119C44A5" w:rsidR="005E5A66" w:rsidRDefault="005E5A66">
          <w:pPr>
            <w:pStyle w:val="TOC3"/>
            <w:tabs>
              <w:tab w:val="right" w:leader="dot" w:pos="9350"/>
            </w:tabs>
            <w:rPr>
              <w:rFonts w:cstheme="minorBidi"/>
              <w:noProof/>
            </w:rPr>
          </w:pPr>
          <w:hyperlink w:anchor="_Toc47302829" w:history="1">
            <w:r w:rsidRPr="008840B3">
              <w:rPr>
                <w:rStyle w:val="Hyperlink"/>
                <w:rFonts w:ascii="Raleway Light" w:hAnsi="Raleway Light"/>
                <w:noProof/>
              </w:rPr>
              <w:t>Invoice Data Entry</w:t>
            </w:r>
            <w:r>
              <w:rPr>
                <w:noProof/>
                <w:webHidden/>
              </w:rPr>
              <w:tab/>
            </w:r>
            <w:r>
              <w:rPr>
                <w:noProof/>
                <w:webHidden/>
              </w:rPr>
              <w:fldChar w:fldCharType="begin"/>
            </w:r>
            <w:r>
              <w:rPr>
                <w:noProof/>
                <w:webHidden/>
              </w:rPr>
              <w:instrText xml:space="preserve"> PAGEREF _Toc47302829 \h </w:instrText>
            </w:r>
            <w:r>
              <w:rPr>
                <w:noProof/>
                <w:webHidden/>
              </w:rPr>
            </w:r>
            <w:r>
              <w:rPr>
                <w:noProof/>
                <w:webHidden/>
              </w:rPr>
              <w:fldChar w:fldCharType="separate"/>
            </w:r>
            <w:r>
              <w:rPr>
                <w:noProof/>
                <w:webHidden/>
              </w:rPr>
              <w:t>35</w:t>
            </w:r>
            <w:r>
              <w:rPr>
                <w:noProof/>
                <w:webHidden/>
              </w:rPr>
              <w:fldChar w:fldCharType="end"/>
            </w:r>
          </w:hyperlink>
        </w:p>
        <w:p w14:paraId="55826B7C" w14:textId="58CEEF4E" w:rsidR="005E5A66" w:rsidRDefault="005E5A66">
          <w:pPr>
            <w:pStyle w:val="TOC3"/>
            <w:tabs>
              <w:tab w:val="right" w:leader="dot" w:pos="9350"/>
            </w:tabs>
            <w:rPr>
              <w:rFonts w:cstheme="minorBidi"/>
              <w:noProof/>
            </w:rPr>
          </w:pPr>
          <w:hyperlink w:anchor="_Toc47302830" w:history="1">
            <w:r w:rsidRPr="008840B3">
              <w:rPr>
                <w:rStyle w:val="Hyperlink"/>
                <w:rFonts w:ascii="Raleway Light" w:hAnsi="Raleway Light"/>
                <w:noProof/>
              </w:rPr>
              <w:t>ClickToPay Invoicing (Optional)</w:t>
            </w:r>
            <w:r>
              <w:rPr>
                <w:noProof/>
                <w:webHidden/>
              </w:rPr>
              <w:tab/>
            </w:r>
            <w:r>
              <w:rPr>
                <w:noProof/>
                <w:webHidden/>
              </w:rPr>
              <w:fldChar w:fldCharType="begin"/>
            </w:r>
            <w:r>
              <w:rPr>
                <w:noProof/>
                <w:webHidden/>
              </w:rPr>
              <w:instrText xml:space="preserve"> PAGEREF _Toc47302830 \h </w:instrText>
            </w:r>
            <w:r>
              <w:rPr>
                <w:noProof/>
                <w:webHidden/>
              </w:rPr>
            </w:r>
            <w:r>
              <w:rPr>
                <w:noProof/>
                <w:webHidden/>
              </w:rPr>
              <w:fldChar w:fldCharType="separate"/>
            </w:r>
            <w:r>
              <w:rPr>
                <w:noProof/>
                <w:webHidden/>
              </w:rPr>
              <w:t>37</w:t>
            </w:r>
            <w:r>
              <w:rPr>
                <w:noProof/>
                <w:webHidden/>
              </w:rPr>
              <w:fldChar w:fldCharType="end"/>
            </w:r>
          </w:hyperlink>
        </w:p>
        <w:p w14:paraId="076264BE" w14:textId="7577852B" w:rsidR="005E5A66" w:rsidRDefault="005E5A66">
          <w:pPr>
            <w:pStyle w:val="TOC1"/>
            <w:tabs>
              <w:tab w:val="right" w:leader="dot" w:pos="9350"/>
            </w:tabs>
            <w:rPr>
              <w:noProof/>
              <w:sz w:val="22"/>
              <w:szCs w:val="22"/>
            </w:rPr>
          </w:pPr>
          <w:hyperlink w:anchor="_Toc47302831" w:history="1">
            <w:r w:rsidRPr="008840B3">
              <w:rPr>
                <w:rStyle w:val="Hyperlink"/>
                <w:rFonts w:ascii="Raleway Light" w:hAnsi="Raleway Light"/>
                <w:noProof/>
              </w:rPr>
              <w:t>Chapter 5: Accounts Receivable Module</w:t>
            </w:r>
            <w:r>
              <w:rPr>
                <w:noProof/>
                <w:webHidden/>
              </w:rPr>
              <w:tab/>
            </w:r>
            <w:r>
              <w:rPr>
                <w:noProof/>
                <w:webHidden/>
              </w:rPr>
              <w:fldChar w:fldCharType="begin"/>
            </w:r>
            <w:r>
              <w:rPr>
                <w:noProof/>
                <w:webHidden/>
              </w:rPr>
              <w:instrText xml:space="preserve"> PAGEREF _Toc47302831 \h </w:instrText>
            </w:r>
            <w:r>
              <w:rPr>
                <w:noProof/>
                <w:webHidden/>
              </w:rPr>
            </w:r>
            <w:r>
              <w:rPr>
                <w:noProof/>
                <w:webHidden/>
              </w:rPr>
              <w:fldChar w:fldCharType="separate"/>
            </w:r>
            <w:r>
              <w:rPr>
                <w:noProof/>
                <w:webHidden/>
              </w:rPr>
              <w:t>38</w:t>
            </w:r>
            <w:r>
              <w:rPr>
                <w:noProof/>
                <w:webHidden/>
              </w:rPr>
              <w:fldChar w:fldCharType="end"/>
            </w:r>
          </w:hyperlink>
        </w:p>
        <w:p w14:paraId="64BF87B1" w14:textId="4D8A6949" w:rsidR="005E5A66" w:rsidRDefault="005E5A66">
          <w:pPr>
            <w:pStyle w:val="TOC3"/>
            <w:tabs>
              <w:tab w:val="right" w:leader="dot" w:pos="9350"/>
            </w:tabs>
            <w:rPr>
              <w:rFonts w:cstheme="minorBidi"/>
              <w:noProof/>
            </w:rPr>
          </w:pPr>
          <w:hyperlink w:anchor="_Toc47302832" w:history="1">
            <w:r w:rsidRPr="008840B3">
              <w:rPr>
                <w:rStyle w:val="Hyperlink"/>
                <w:rFonts w:ascii="Raleway Light" w:hAnsi="Raleway Light"/>
                <w:noProof/>
              </w:rPr>
              <w:t>Cash Receipts Entry</w:t>
            </w:r>
            <w:r>
              <w:rPr>
                <w:noProof/>
                <w:webHidden/>
              </w:rPr>
              <w:tab/>
            </w:r>
            <w:r>
              <w:rPr>
                <w:noProof/>
                <w:webHidden/>
              </w:rPr>
              <w:fldChar w:fldCharType="begin"/>
            </w:r>
            <w:r>
              <w:rPr>
                <w:noProof/>
                <w:webHidden/>
              </w:rPr>
              <w:instrText xml:space="preserve"> PAGEREF _Toc47302832 \h </w:instrText>
            </w:r>
            <w:r>
              <w:rPr>
                <w:noProof/>
                <w:webHidden/>
              </w:rPr>
            </w:r>
            <w:r>
              <w:rPr>
                <w:noProof/>
                <w:webHidden/>
              </w:rPr>
              <w:fldChar w:fldCharType="separate"/>
            </w:r>
            <w:r>
              <w:rPr>
                <w:noProof/>
                <w:webHidden/>
              </w:rPr>
              <w:t>38</w:t>
            </w:r>
            <w:r>
              <w:rPr>
                <w:noProof/>
                <w:webHidden/>
              </w:rPr>
              <w:fldChar w:fldCharType="end"/>
            </w:r>
          </w:hyperlink>
        </w:p>
        <w:p w14:paraId="22C573C2" w14:textId="266D4C47" w:rsidR="005E5A66" w:rsidRDefault="005E5A66">
          <w:pPr>
            <w:pStyle w:val="TOC1"/>
            <w:tabs>
              <w:tab w:val="right" w:leader="dot" w:pos="9350"/>
            </w:tabs>
            <w:rPr>
              <w:noProof/>
              <w:sz w:val="22"/>
              <w:szCs w:val="22"/>
            </w:rPr>
          </w:pPr>
          <w:hyperlink w:anchor="_Toc47302833" w:history="1">
            <w:r w:rsidRPr="008840B3">
              <w:rPr>
                <w:rStyle w:val="Hyperlink"/>
                <w:rFonts w:ascii="Raleway Light" w:hAnsi="Raleway Light"/>
                <w:noProof/>
              </w:rPr>
              <w:t>Chapter 6: Voids &amp; Refunds</w:t>
            </w:r>
            <w:r>
              <w:rPr>
                <w:noProof/>
                <w:webHidden/>
              </w:rPr>
              <w:tab/>
            </w:r>
            <w:r>
              <w:rPr>
                <w:noProof/>
                <w:webHidden/>
              </w:rPr>
              <w:fldChar w:fldCharType="begin"/>
            </w:r>
            <w:r>
              <w:rPr>
                <w:noProof/>
                <w:webHidden/>
              </w:rPr>
              <w:instrText xml:space="preserve"> PAGEREF _Toc47302833 \h </w:instrText>
            </w:r>
            <w:r>
              <w:rPr>
                <w:noProof/>
                <w:webHidden/>
              </w:rPr>
            </w:r>
            <w:r>
              <w:rPr>
                <w:noProof/>
                <w:webHidden/>
              </w:rPr>
              <w:fldChar w:fldCharType="separate"/>
            </w:r>
            <w:r>
              <w:rPr>
                <w:noProof/>
                <w:webHidden/>
              </w:rPr>
              <w:t>40</w:t>
            </w:r>
            <w:r>
              <w:rPr>
                <w:noProof/>
                <w:webHidden/>
              </w:rPr>
              <w:fldChar w:fldCharType="end"/>
            </w:r>
          </w:hyperlink>
        </w:p>
        <w:p w14:paraId="0BF6A6E2" w14:textId="4DB8FB52" w:rsidR="005E5A66" w:rsidRDefault="005E5A66">
          <w:pPr>
            <w:pStyle w:val="TOC3"/>
            <w:tabs>
              <w:tab w:val="right" w:leader="dot" w:pos="9350"/>
            </w:tabs>
            <w:rPr>
              <w:rFonts w:cstheme="minorBidi"/>
              <w:noProof/>
            </w:rPr>
          </w:pPr>
          <w:hyperlink w:anchor="_Toc47302834" w:history="1">
            <w:r w:rsidRPr="008840B3">
              <w:rPr>
                <w:rStyle w:val="Hyperlink"/>
                <w:rFonts w:ascii="Raleway Light" w:hAnsi="Raleway Light"/>
                <w:noProof/>
              </w:rPr>
              <w:t>Voids</w:t>
            </w:r>
            <w:r>
              <w:rPr>
                <w:noProof/>
                <w:webHidden/>
              </w:rPr>
              <w:tab/>
            </w:r>
            <w:r>
              <w:rPr>
                <w:noProof/>
                <w:webHidden/>
              </w:rPr>
              <w:fldChar w:fldCharType="begin"/>
            </w:r>
            <w:r>
              <w:rPr>
                <w:noProof/>
                <w:webHidden/>
              </w:rPr>
              <w:instrText xml:space="preserve"> PAGEREF _Toc47302834 \h </w:instrText>
            </w:r>
            <w:r>
              <w:rPr>
                <w:noProof/>
                <w:webHidden/>
              </w:rPr>
            </w:r>
            <w:r>
              <w:rPr>
                <w:noProof/>
                <w:webHidden/>
              </w:rPr>
              <w:fldChar w:fldCharType="separate"/>
            </w:r>
            <w:r>
              <w:rPr>
                <w:noProof/>
                <w:webHidden/>
              </w:rPr>
              <w:t>40</w:t>
            </w:r>
            <w:r>
              <w:rPr>
                <w:noProof/>
                <w:webHidden/>
              </w:rPr>
              <w:fldChar w:fldCharType="end"/>
            </w:r>
          </w:hyperlink>
        </w:p>
        <w:p w14:paraId="106CD192" w14:textId="28A49B19" w:rsidR="005E5A66" w:rsidRDefault="005E5A66">
          <w:pPr>
            <w:pStyle w:val="TOC3"/>
            <w:tabs>
              <w:tab w:val="right" w:leader="dot" w:pos="9350"/>
            </w:tabs>
            <w:rPr>
              <w:rFonts w:cstheme="minorBidi"/>
              <w:noProof/>
            </w:rPr>
          </w:pPr>
          <w:hyperlink w:anchor="_Toc47302835" w:history="1">
            <w:r w:rsidRPr="008840B3">
              <w:rPr>
                <w:rStyle w:val="Hyperlink"/>
                <w:rFonts w:ascii="Raleway Light" w:hAnsi="Raleway Light"/>
                <w:noProof/>
              </w:rPr>
              <w:t>Sales Order Credit Memos</w:t>
            </w:r>
            <w:r>
              <w:rPr>
                <w:noProof/>
                <w:webHidden/>
              </w:rPr>
              <w:tab/>
            </w:r>
            <w:r>
              <w:rPr>
                <w:noProof/>
                <w:webHidden/>
              </w:rPr>
              <w:fldChar w:fldCharType="begin"/>
            </w:r>
            <w:r>
              <w:rPr>
                <w:noProof/>
                <w:webHidden/>
              </w:rPr>
              <w:instrText xml:space="preserve"> PAGEREF _Toc47302835 \h </w:instrText>
            </w:r>
            <w:r>
              <w:rPr>
                <w:noProof/>
                <w:webHidden/>
              </w:rPr>
            </w:r>
            <w:r>
              <w:rPr>
                <w:noProof/>
                <w:webHidden/>
              </w:rPr>
              <w:fldChar w:fldCharType="separate"/>
            </w:r>
            <w:r>
              <w:rPr>
                <w:noProof/>
                <w:webHidden/>
              </w:rPr>
              <w:t>41</w:t>
            </w:r>
            <w:r>
              <w:rPr>
                <w:noProof/>
                <w:webHidden/>
              </w:rPr>
              <w:fldChar w:fldCharType="end"/>
            </w:r>
          </w:hyperlink>
        </w:p>
        <w:p w14:paraId="39B07A9F" w14:textId="4A169128" w:rsidR="005E5A66" w:rsidRDefault="005E5A66">
          <w:pPr>
            <w:pStyle w:val="TOC1"/>
            <w:tabs>
              <w:tab w:val="right" w:leader="dot" w:pos="9350"/>
            </w:tabs>
            <w:rPr>
              <w:noProof/>
              <w:sz w:val="22"/>
              <w:szCs w:val="22"/>
            </w:rPr>
          </w:pPr>
          <w:hyperlink w:anchor="_Toc47302836" w:history="1">
            <w:r w:rsidRPr="008840B3">
              <w:rPr>
                <w:rStyle w:val="Hyperlink"/>
                <w:rFonts w:ascii="Raleway Light" w:hAnsi="Raleway Light"/>
                <w:noProof/>
              </w:rPr>
              <w:t>Chapter 7: Report &amp; Reconciliation</w:t>
            </w:r>
            <w:r>
              <w:rPr>
                <w:noProof/>
                <w:webHidden/>
              </w:rPr>
              <w:tab/>
            </w:r>
            <w:r>
              <w:rPr>
                <w:noProof/>
                <w:webHidden/>
              </w:rPr>
              <w:fldChar w:fldCharType="begin"/>
            </w:r>
            <w:r>
              <w:rPr>
                <w:noProof/>
                <w:webHidden/>
              </w:rPr>
              <w:instrText xml:space="preserve"> PAGEREF _Toc47302836 \h </w:instrText>
            </w:r>
            <w:r>
              <w:rPr>
                <w:noProof/>
                <w:webHidden/>
              </w:rPr>
            </w:r>
            <w:r>
              <w:rPr>
                <w:noProof/>
                <w:webHidden/>
              </w:rPr>
              <w:fldChar w:fldCharType="separate"/>
            </w:r>
            <w:r>
              <w:rPr>
                <w:noProof/>
                <w:webHidden/>
              </w:rPr>
              <w:t>42</w:t>
            </w:r>
            <w:r>
              <w:rPr>
                <w:noProof/>
                <w:webHidden/>
              </w:rPr>
              <w:fldChar w:fldCharType="end"/>
            </w:r>
          </w:hyperlink>
        </w:p>
        <w:p w14:paraId="425D0286" w14:textId="34F97339" w:rsidR="005E5A66" w:rsidRDefault="005E5A66">
          <w:pPr>
            <w:pStyle w:val="TOC3"/>
            <w:tabs>
              <w:tab w:val="right" w:leader="dot" w:pos="9350"/>
            </w:tabs>
            <w:rPr>
              <w:rFonts w:cstheme="minorBidi"/>
              <w:noProof/>
            </w:rPr>
          </w:pPr>
          <w:hyperlink w:anchor="_Toc47302837" w:history="1">
            <w:r w:rsidRPr="008840B3">
              <w:rPr>
                <w:rStyle w:val="Hyperlink"/>
                <w:rFonts w:ascii="Raleway Light" w:hAnsi="Raleway Light"/>
                <w:noProof/>
              </w:rPr>
              <w:t>APSPays Credit Card and ACH Settlement Report</w:t>
            </w:r>
            <w:r>
              <w:rPr>
                <w:noProof/>
                <w:webHidden/>
              </w:rPr>
              <w:tab/>
            </w:r>
            <w:r>
              <w:rPr>
                <w:noProof/>
                <w:webHidden/>
              </w:rPr>
              <w:fldChar w:fldCharType="begin"/>
            </w:r>
            <w:r>
              <w:rPr>
                <w:noProof/>
                <w:webHidden/>
              </w:rPr>
              <w:instrText xml:space="preserve"> PAGEREF _Toc47302837 \h </w:instrText>
            </w:r>
            <w:r>
              <w:rPr>
                <w:noProof/>
                <w:webHidden/>
              </w:rPr>
            </w:r>
            <w:r>
              <w:rPr>
                <w:noProof/>
                <w:webHidden/>
              </w:rPr>
              <w:fldChar w:fldCharType="separate"/>
            </w:r>
            <w:r>
              <w:rPr>
                <w:noProof/>
                <w:webHidden/>
              </w:rPr>
              <w:t>42</w:t>
            </w:r>
            <w:r>
              <w:rPr>
                <w:noProof/>
                <w:webHidden/>
              </w:rPr>
              <w:fldChar w:fldCharType="end"/>
            </w:r>
          </w:hyperlink>
        </w:p>
        <w:p w14:paraId="0536A394" w14:textId="31C0C9CD" w:rsidR="005E5A66" w:rsidRDefault="005E5A66">
          <w:pPr>
            <w:pStyle w:val="TOC3"/>
            <w:tabs>
              <w:tab w:val="right" w:leader="dot" w:pos="9350"/>
            </w:tabs>
            <w:rPr>
              <w:rFonts w:cstheme="minorBidi"/>
              <w:noProof/>
            </w:rPr>
          </w:pPr>
          <w:hyperlink w:anchor="_Toc47302838" w:history="1">
            <w:r w:rsidRPr="008840B3">
              <w:rPr>
                <w:rStyle w:val="Hyperlink"/>
                <w:rFonts w:ascii="Raleway Light" w:hAnsi="Raleway Light"/>
                <w:noProof/>
              </w:rPr>
              <w:t>ClickToPay Daily Processing (Optional)</w:t>
            </w:r>
            <w:r>
              <w:rPr>
                <w:noProof/>
                <w:webHidden/>
              </w:rPr>
              <w:tab/>
            </w:r>
            <w:r>
              <w:rPr>
                <w:noProof/>
                <w:webHidden/>
              </w:rPr>
              <w:fldChar w:fldCharType="begin"/>
            </w:r>
            <w:r>
              <w:rPr>
                <w:noProof/>
                <w:webHidden/>
              </w:rPr>
              <w:instrText xml:space="preserve"> PAGEREF _Toc47302838 \h </w:instrText>
            </w:r>
            <w:r>
              <w:rPr>
                <w:noProof/>
                <w:webHidden/>
              </w:rPr>
            </w:r>
            <w:r>
              <w:rPr>
                <w:noProof/>
                <w:webHidden/>
              </w:rPr>
              <w:fldChar w:fldCharType="separate"/>
            </w:r>
            <w:r>
              <w:rPr>
                <w:noProof/>
                <w:webHidden/>
              </w:rPr>
              <w:t>44</w:t>
            </w:r>
            <w:r>
              <w:rPr>
                <w:noProof/>
                <w:webHidden/>
              </w:rPr>
              <w:fldChar w:fldCharType="end"/>
            </w:r>
          </w:hyperlink>
        </w:p>
        <w:p w14:paraId="1C2E1087" w14:textId="19CACC87" w:rsidR="005E5A66" w:rsidRDefault="005E5A66">
          <w:pPr>
            <w:pStyle w:val="TOC1"/>
            <w:tabs>
              <w:tab w:val="right" w:leader="dot" w:pos="9350"/>
            </w:tabs>
            <w:rPr>
              <w:noProof/>
              <w:sz w:val="22"/>
              <w:szCs w:val="22"/>
            </w:rPr>
          </w:pPr>
          <w:hyperlink w:anchor="_Toc47302839" w:history="1">
            <w:r w:rsidRPr="008840B3">
              <w:rPr>
                <w:rStyle w:val="Hyperlink"/>
                <w:rFonts w:ascii="Raleway Light" w:hAnsi="Raleway Light"/>
                <w:noProof/>
              </w:rPr>
              <w:t>Chapter 8: Uninstall Process</w:t>
            </w:r>
            <w:r>
              <w:rPr>
                <w:noProof/>
                <w:webHidden/>
              </w:rPr>
              <w:tab/>
            </w:r>
            <w:r>
              <w:rPr>
                <w:noProof/>
                <w:webHidden/>
              </w:rPr>
              <w:fldChar w:fldCharType="begin"/>
            </w:r>
            <w:r>
              <w:rPr>
                <w:noProof/>
                <w:webHidden/>
              </w:rPr>
              <w:instrText xml:space="preserve"> PAGEREF _Toc47302839 \h </w:instrText>
            </w:r>
            <w:r>
              <w:rPr>
                <w:noProof/>
                <w:webHidden/>
              </w:rPr>
            </w:r>
            <w:r>
              <w:rPr>
                <w:noProof/>
                <w:webHidden/>
              </w:rPr>
              <w:fldChar w:fldCharType="separate"/>
            </w:r>
            <w:r>
              <w:rPr>
                <w:noProof/>
                <w:webHidden/>
              </w:rPr>
              <w:t>46</w:t>
            </w:r>
            <w:r>
              <w:rPr>
                <w:noProof/>
                <w:webHidden/>
              </w:rPr>
              <w:fldChar w:fldCharType="end"/>
            </w:r>
          </w:hyperlink>
        </w:p>
        <w:p w14:paraId="2E3CC184" w14:textId="50EA9E5C" w:rsidR="005E5A66" w:rsidRDefault="005E5A66">
          <w:pPr>
            <w:pStyle w:val="TOC3"/>
            <w:tabs>
              <w:tab w:val="right" w:leader="dot" w:pos="9350"/>
            </w:tabs>
            <w:rPr>
              <w:rFonts w:cstheme="minorBidi"/>
              <w:noProof/>
            </w:rPr>
          </w:pPr>
          <w:hyperlink w:anchor="_Toc47302840" w:history="1">
            <w:r w:rsidRPr="008840B3">
              <w:rPr>
                <w:rStyle w:val="Hyperlink"/>
                <w:rFonts w:ascii="Raleway Light" w:hAnsi="Raleway Light"/>
                <w:noProof/>
              </w:rPr>
              <w:t>Complete APS Payments Transaction Processing</w:t>
            </w:r>
            <w:r>
              <w:rPr>
                <w:noProof/>
                <w:webHidden/>
              </w:rPr>
              <w:tab/>
            </w:r>
            <w:r>
              <w:rPr>
                <w:noProof/>
                <w:webHidden/>
              </w:rPr>
              <w:fldChar w:fldCharType="begin"/>
            </w:r>
            <w:r>
              <w:rPr>
                <w:noProof/>
                <w:webHidden/>
              </w:rPr>
              <w:instrText xml:space="preserve"> PAGEREF _Toc47302840 \h </w:instrText>
            </w:r>
            <w:r>
              <w:rPr>
                <w:noProof/>
                <w:webHidden/>
              </w:rPr>
            </w:r>
            <w:r>
              <w:rPr>
                <w:noProof/>
                <w:webHidden/>
              </w:rPr>
              <w:fldChar w:fldCharType="separate"/>
            </w:r>
            <w:r>
              <w:rPr>
                <w:noProof/>
                <w:webHidden/>
              </w:rPr>
              <w:t>46</w:t>
            </w:r>
            <w:r>
              <w:rPr>
                <w:noProof/>
                <w:webHidden/>
              </w:rPr>
              <w:fldChar w:fldCharType="end"/>
            </w:r>
          </w:hyperlink>
        </w:p>
        <w:p w14:paraId="6BD8C0D0" w14:textId="41DA07C0" w:rsidR="005E5A66" w:rsidRDefault="005E5A66">
          <w:pPr>
            <w:pStyle w:val="TOC3"/>
            <w:tabs>
              <w:tab w:val="right" w:leader="dot" w:pos="9350"/>
            </w:tabs>
            <w:rPr>
              <w:rFonts w:cstheme="minorBidi"/>
              <w:noProof/>
            </w:rPr>
          </w:pPr>
          <w:hyperlink w:anchor="_Toc47302841" w:history="1">
            <w:r w:rsidRPr="008840B3">
              <w:rPr>
                <w:rStyle w:val="Hyperlink"/>
                <w:rFonts w:ascii="Raleway Light" w:hAnsi="Raleway Light"/>
                <w:noProof/>
              </w:rPr>
              <w:t xml:space="preserve">Remove the </w:t>
            </w:r>
            <w:r w:rsidRPr="008840B3">
              <w:rPr>
                <w:rStyle w:val="Hyperlink"/>
                <w:noProof/>
              </w:rPr>
              <w:t>APSPays Addition</w:t>
            </w:r>
            <w:r>
              <w:rPr>
                <w:noProof/>
                <w:webHidden/>
              </w:rPr>
              <w:tab/>
            </w:r>
            <w:r>
              <w:rPr>
                <w:noProof/>
                <w:webHidden/>
              </w:rPr>
              <w:fldChar w:fldCharType="begin"/>
            </w:r>
            <w:r>
              <w:rPr>
                <w:noProof/>
                <w:webHidden/>
              </w:rPr>
              <w:instrText xml:space="preserve"> PAGEREF _Toc47302841 \h </w:instrText>
            </w:r>
            <w:r>
              <w:rPr>
                <w:noProof/>
                <w:webHidden/>
              </w:rPr>
            </w:r>
            <w:r>
              <w:rPr>
                <w:noProof/>
                <w:webHidden/>
              </w:rPr>
              <w:fldChar w:fldCharType="separate"/>
            </w:r>
            <w:r>
              <w:rPr>
                <w:noProof/>
                <w:webHidden/>
              </w:rPr>
              <w:t>46</w:t>
            </w:r>
            <w:r>
              <w:rPr>
                <w:noProof/>
                <w:webHidden/>
              </w:rPr>
              <w:fldChar w:fldCharType="end"/>
            </w:r>
          </w:hyperlink>
        </w:p>
        <w:p w14:paraId="7569DFEC" w14:textId="5D81FD04" w:rsidR="005E5A66" w:rsidRDefault="005E5A66">
          <w:pPr>
            <w:pStyle w:val="TOC1"/>
            <w:tabs>
              <w:tab w:val="right" w:leader="dot" w:pos="9350"/>
            </w:tabs>
            <w:rPr>
              <w:noProof/>
              <w:sz w:val="22"/>
              <w:szCs w:val="22"/>
            </w:rPr>
          </w:pPr>
          <w:hyperlink w:anchor="_Toc47302842" w:history="1">
            <w:r w:rsidRPr="008840B3">
              <w:rPr>
                <w:rStyle w:val="Hyperlink"/>
                <w:rFonts w:ascii="Raleway Light" w:hAnsi="Raleway Light" w:cs="Arial"/>
                <w:noProof/>
              </w:rPr>
              <w:t>Chapter 9: Resources</w:t>
            </w:r>
            <w:r>
              <w:rPr>
                <w:noProof/>
                <w:webHidden/>
              </w:rPr>
              <w:tab/>
            </w:r>
            <w:r>
              <w:rPr>
                <w:noProof/>
                <w:webHidden/>
              </w:rPr>
              <w:fldChar w:fldCharType="begin"/>
            </w:r>
            <w:r>
              <w:rPr>
                <w:noProof/>
                <w:webHidden/>
              </w:rPr>
              <w:instrText xml:space="preserve"> PAGEREF _Toc47302842 \h </w:instrText>
            </w:r>
            <w:r>
              <w:rPr>
                <w:noProof/>
                <w:webHidden/>
              </w:rPr>
            </w:r>
            <w:r>
              <w:rPr>
                <w:noProof/>
                <w:webHidden/>
              </w:rPr>
              <w:fldChar w:fldCharType="separate"/>
            </w:r>
            <w:r>
              <w:rPr>
                <w:noProof/>
                <w:webHidden/>
              </w:rPr>
              <w:t>47</w:t>
            </w:r>
            <w:r>
              <w:rPr>
                <w:noProof/>
                <w:webHidden/>
              </w:rPr>
              <w:fldChar w:fldCharType="end"/>
            </w:r>
          </w:hyperlink>
        </w:p>
        <w:p w14:paraId="79C06461" w14:textId="66AC8BE4" w:rsidR="005E5A66" w:rsidRDefault="005E5A66">
          <w:pPr>
            <w:pStyle w:val="TOC2"/>
            <w:tabs>
              <w:tab w:val="right" w:leader="dot" w:pos="9350"/>
            </w:tabs>
            <w:rPr>
              <w:noProof/>
              <w:sz w:val="22"/>
              <w:szCs w:val="22"/>
            </w:rPr>
          </w:pPr>
          <w:hyperlink w:anchor="_Toc47302843" w:history="1">
            <w:r w:rsidRPr="008840B3">
              <w:rPr>
                <w:rStyle w:val="Hyperlink"/>
                <w:rFonts w:ascii="Raleway Light" w:hAnsi="Raleway Light" w:cs="Arial"/>
                <w:noProof/>
              </w:rPr>
              <w:t>APSPays Gateway User Guide</w:t>
            </w:r>
            <w:r>
              <w:rPr>
                <w:noProof/>
                <w:webHidden/>
              </w:rPr>
              <w:tab/>
            </w:r>
            <w:r>
              <w:rPr>
                <w:noProof/>
                <w:webHidden/>
              </w:rPr>
              <w:fldChar w:fldCharType="begin"/>
            </w:r>
            <w:r>
              <w:rPr>
                <w:noProof/>
                <w:webHidden/>
              </w:rPr>
              <w:instrText xml:space="preserve"> PAGEREF _Toc47302843 \h </w:instrText>
            </w:r>
            <w:r>
              <w:rPr>
                <w:noProof/>
                <w:webHidden/>
              </w:rPr>
            </w:r>
            <w:r>
              <w:rPr>
                <w:noProof/>
                <w:webHidden/>
              </w:rPr>
              <w:fldChar w:fldCharType="separate"/>
            </w:r>
            <w:r>
              <w:rPr>
                <w:noProof/>
                <w:webHidden/>
              </w:rPr>
              <w:t>47</w:t>
            </w:r>
            <w:r>
              <w:rPr>
                <w:noProof/>
                <w:webHidden/>
              </w:rPr>
              <w:fldChar w:fldCharType="end"/>
            </w:r>
          </w:hyperlink>
        </w:p>
        <w:p w14:paraId="64D7E2FC" w14:textId="3D437E22" w:rsidR="005E5A66" w:rsidRDefault="005E5A66">
          <w:pPr>
            <w:pStyle w:val="TOC2"/>
            <w:tabs>
              <w:tab w:val="right" w:leader="dot" w:pos="9350"/>
            </w:tabs>
            <w:rPr>
              <w:noProof/>
              <w:sz w:val="22"/>
              <w:szCs w:val="22"/>
            </w:rPr>
          </w:pPr>
          <w:hyperlink w:anchor="_Toc47302844" w:history="1">
            <w:r w:rsidRPr="008840B3">
              <w:rPr>
                <w:rStyle w:val="Hyperlink"/>
                <w:rFonts w:ascii="Raleway Light" w:hAnsi="Raleway Light" w:cs="Arial"/>
                <w:noProof/>
              </w:rPr>
              <w:t>APSPays Login</w:t>
            </w:r>
            <w:r>
              <w:rPr>
                <w:noProof/>
                <w:webHidden/>
              </w:rPr>
              <w:tab/>
            </w:r>
            <w:r>
              <w:rPr>
                <w:noProof/>
                <w:webHidden/>
              </w:rPr>
              <w:fldChar w:fldCharType="begin"/>
            </w:r>
            <w:r>
              <w:rPr>
                <w:noProof/>
                <w:webHidden/>
              </w:rPr>
              <w:instrText xml:space="preserve"> PAGEREF _Toc47302844 \h </w:instrText>
            </w:r>
            <w:r>
              <w:rPr>
                <w:noProof/>
                <w:webHidden/>
              </w:rPr>
            </w:r>
            <w:r>
              <w:rPr>
                <w:noProof/>
                <w:webHidden/>
              </w:rPr>
              <w:fldChar w:fldCharType="separate"/>
            </w:r>
            <w:r>
              <w:rPr>
                <w:noProof/>
                <w:webHidden/>
              </w:rPr>
              <w:t>47</w:t>
            </w:r>
            <w:r>
              <w:rPr>
                <w:noProof/>
                <w:webHidden/>
              </w:rPr>
              <w:fldChar w:fldCharType="end"/>
            </w:r>
          </w:hyperlink>
        </w:p>
        <w:p w14:paraId="492BC03A" w14:textId="66E2E7D1" w:rsidR="005E5A66" w:rsidRDefault="005E5A66">
          <w:pPr>
            <w:pStyle w:val="TOC2"/>
            <w:tabs>
              <w:tab w:val="right" w:leader="dot" w:pos="9350"/>
            </w:tabs>
            <w:rPr>
              <w:noProof/>
              <w:sz w:val="22"/>
              <w:szCs w:val="22"/>
            </w:rPr>
          </w:pPr>
          <w:hyperlink w:anchor="_Toc47302845" w:history="1">
            <w:r w:rsidRPr="008840B3">
              <w:rPr>
                <w:rStyle w:val="Hyperlink"/>
                <w:rFonts w:ascii="Raleway Light" w:hAnsi="Raleway Light" w:cs="Arial"/>
                <w:noProof/>
              </w:rPr>
              <w:t>APSPays Sandbox</w:t>
            </w:r>
            <w:r>
              <w:rPr>
                <w:noProof/>
                <w:webHidden/>
              </w:rPr>
              <w:tab/>
            </w:r>
            <w:r>
              <w:rPr>
                <w:noProof/>
                <w:webHidden/>
              </w:rPr>
              <w:fldChar w:fldCharType="begin"/>
            </w:r>
            <w:r>
              <w:rPr>
                <w:noProof/>
                <w:webHidden/>
              </w:rPr>
              <w:instrText xml:space="preserve"> PAGEREF _Toc47302845 \h </w:instrText>
            </w:r>
            <w:r>
              <w:rPr>
                <w:noProof/>
                <w:webHidden/>
              </w:rPr>
            </w:r>
            <w:r>
              <w:rPr>
                <w:noProof/>
                <w:webHidden/>
              </w:rPr>
              <w:fldChar w:fldCharType="separate"/>
            </w:r>
            <w:r>
              <w:rPr>
                <w:noProof/>
                <w:webHidden/>
              </w:rPr>
              <w:t>47</w:t>
            </w:r>
            <w:r>
              <w:rPr>
                <w:noProof/>
                <w:webHidden/>
              </w:rPr>
              <w:fldChar w:fldCharType="end"/>
            </w:r>
          </w:hyperlink>
        </w:p>
        <w:p w14:paraId="2E7A5361" w14:textId="1251DE16" w:rsidR="005E5A66" w:rsidRDefault="005E5A66">
          <w:pPr>
            <w:pStyle w:val="TOC3"/>
            <w:tabs>
              <w:tab w:val="right" w:leader="dot" w:pos="9350"/>
            </w:tabs>
            <w:rPr>
              <w:rFonts w:cstheme="minorBidi"/>
              <w:noProof/>
            </w:rPr>
          </w:pPr>
          <w:hyperlink w:anchor="_Toc47302846" w:history="1">
            <w:r w:rsidRPr="008840B3">
              <w:rPr>
                <w:rStyle w:val="Hyperlink"/>
                <w:rFonts w:ascii="Raleway Light" w:hAnsi="Raleway Light"/>
                <w:noProof/>
              </w:rPr>
              <w:t>Testing Information</w:t>
            </w:r>
            <w:r>
              <w:rPr>
                <w:noProof/>
                <w:webHidden/>
              </w:rPr>
              <w:tab/>
            </w:r>
            <w:r>
              <w:rPr>
                <w:noProof/>
                <w:webHidden/>
              </w:rPr>
              <w:fldChar w:fldCharType="begin"/>
            </w:r>
            <w:r>
              <w:rPr>
                <w:noProof/>
                <w:webHidden/>
              </w:rPr>
              <w:instrText xml:space="preserve"> PAGEREF _Toc47302846 \h </w:instrText>
            </w:r>
            <w:r>
              <w:rPr>
                <w:noProof/>
                <w:webHidden/>
              </w:rPr>
            </w:r>
            <w:r>
              <w:rPr>
                <w:noProof/>
                <w:webHidden/>
              </w:rPr>
              <w:fldChar w:fldCharType="separate"/>
            </w:r>
            <w:r>
              <w:rPr>
                <w:noProof/>
                <w:webHidden/>
              </w:rPr>
              <w:t>47</w:t>
            </w:r>
            <w:r>
              <w:rPr>
                <w:noProof/>
                <w:webHidden/>
              </w:rPr>
              <w:fldChar w:fldCharType="end"/>
            </w:r>
          </w:hyperlink>
        </w:p>
        <w:p w14:paraId="25DD6FB4" w14:textId="496A6DAB" w:rsidR="005E5A66" w:rsidRDefault="005E5A66">
          <w:pPr>
            <w:pStyle w:val="TOC2"/>
            <w:tabs>
              <w:tab w:val="right" w:leader="dot" w:pos="9350"/>
            </w:tabs>
            <w:rPr>
              <w:noProof/>
              <w:sz w:val="22"/>
              <w:szCs w:val="22"/>
            </w:rPr>
          </w:pPr>
          <w:hyperlink w:anchor="_Toc47302847" w:history="1">
            <w:r w:rsidRPr="008840B3">
              <w:rPr>
                <w:rStyle w:val="Hyperlink"/>
                <w:rFonts w:ascii="Raleway Light" w:hAnsi="Raleway Light" w:cs="Arial"/>
                <w:noProof/>
              </w:rPr>
              <w:t>Payment Processing Essentials</w:t>
            </w:r>
            <w:r>
              <w:rPr>
                <w:noProof/>
                <w:webHidden/>
              </w:rPr>
              <w:tab/>
            </w:r>
            <w:r>
              <w:rPr>
                <w:noProof/>
                <w:webHidden/>
              </w:rPr>
              <w:fldChar w:fldCharType="begin"/>
            </w:r>
            <w:r>
              <w:rPr>
                <w:noProof/>
                <w:webHidden/>
              </w:rPr>
              <w:instrText xml:space="preserve"> PAGEREF _Toc47302847 \h </w:instrText>
            </w:r>
            <w:r>
              <w:rPr>
                <w:noProof/>
                <w:webHidden/>
              </w:rPr>
            </w:r>
            <w:r>
              <w:rPr>
                <w:noProof/>
                <w:webHidden/>
              </w:rPr>
              <w:fldChar w:fldCharType="separate"/>
            </w:r>
            <w:r>
              <w:rPr>
                <w:noProof/>
                <w:webHidden/>
              </w:rPr>
              <w:t>48</w:t>
            </w:r>
            <w:r>
              <w:rPr>
                <w:noProof/>
                <w:webHidden/>
              </w:rPr>
              <w:fldChar w:fldCharType="end"/>
            </w:r>
          </w:hyperlink>
        </w:p>
        <w:p w14:paraId="3B132076" w14:textId="446521C0" w:rsidR="005E5A66" w:rsidRDefault="005E5A66">
          <w:pPr>
            <w:pStyle w:val="TOC3"/>
            <w:tabs>
              <w:tab w:val="right" w:leader="dot" w:pos="9350"/>
            </w:tabs>
            <w:rPr>
              <w:rFonts w:cstheme="minorBidi"/>
              <w:noProof/>
            </w:rPr>
          </w:pPr>
          <w:hyperlink w:anchor="_Toc47302848" w:history="1">
            <w:r w:rsidRPr="008840B3">
              <w:rPr>
                <w:rStyle w:val="Hyperlink"/>
                <w:rFonts w:ascii="Raleway Light" w:hAnsi="Raleway Light"/>
                <w:noProof/>
              </w:rPr>
              <w:t>Credit Card Processing Players</w:t>
            </w:r>
            <w:r>
              <w:rPr>
                <w:noProof/>
                <w:webHidden/>
              </w:rPr>
              <w:tab/>
            </w:r>
            <w:r>
              <w:rPr>
                <w:noProof/>
                <w:webHidden/>
              </w:rPr>
              <w:fldChar w:fldCharType="begin"/>
            </w:r>
            <w:r>
              <w:rPr>
                <w:noProof/>
                <w:webHidden/>
              </w:rPr>
              <w:instrText xml:space="preserve"> PAGEREF _Toc47302848 \h </w:instrText>
            </w:r>
            <w:r>
              <w:rPr>
                <w:noProof/>
                <w:webHidden/>
              </w:rPr>
            </w:r>
            <w:r>
              <w:rPr>
                <w:noProof/>
                <w:webHidden/>
              </w:rPr>
              <w:fldChar w:fldCharType="separate"/>
            </w:r>
            <w:r>
              <w:rPr>
                <w:noProof/>
                <w:webHidden/>
              </w:rPr>
              <w:t>48</w:t>
            </w:r>
            <w:r>
              <w:rPr>
                <w:noProof/>
                <w:webHidden/>
              </w:rPr>
              <w:fldChar w:fldCharType="end"/>
            </w:r>
          </w:hyperlink>
        </w:p>
        <w:p w14:paraId="67D12110" w14:textId="03C3A255" w:rsidR="005E5A66" w:rsidRDefault="005E5A66">
          <w:pPr>
            <w:pStyle w:val="TOC3"/>
            <w:tabs>
              <w:tab w:val="right" w:leader="dot" w:pos="9350"/>
            </w:tabs>
            <w:rPr>
              <w:rFonts w:cstheme="minorBidi"/>
              <w:noProof/>
            </w:rPr>
          </w:pPr>
          <w:hyperlink w:anchor="_Toc47302849" w:history="1">
            <w:r w:rsidRPr="008840B3">
              <w:rPr>
                <w:rStyle w:val="Hyperlink"/>
                <w:rFonts w:ascii="Raleway Light" w:hAnsi="Raleway Light"/>
                <w:noProof/>
              </w:rPr>
              <w:t>Authorization vs Capture</w:t>
            </w:r>
            <w:r>
              <w:rPr>
                <w:noProof/>
                <w:webHidden/>
              </w:rPr>
              <w:tab/>
            </w:r>
            <w:r>
              <w:rPr>
                <w:noProof/>
                <w:webHidden/>
              </w:rPr>
              <w:fldChar w:fldCharType="begin"/>
            </w:r>
            <w:r>
              <w:rPr>
                <w:noProof/>
                <w:webHidden/>
              </w:rPr>
              <w:instrText xml:space="preserve"> PAGEREF _Toc47302849 \h </w:instrText>
            </w:r>
            <w:r>
              <w:rPr>
                <w:noProof/>
                <w:webHidden/>
              </w:rPr>
            </w:r>
            <w:r>
              <w:rPr>
                <w:noProof/>
                <w:webHidden/>
              </w:rPr>
              <w:fldChar w:fldCharType="separate"/>
            </w:r>
            <w:r>
              <w:rPr>
                <w:noProof/>
                <w:webHidden/>
              </w:rPr>
              <w:t>48</w:t>
            </w:r>
            <w:r>
              <w:rPr>
                <w:noProof/>
                <w:webHidden/>
              </w:rPr>
              <w:fldChar w:fldCharType="end"/>
            </w:r>
          </w:hyperlink>
        </w:p>
        <w:p w14:paraId="5CEE469E" w14:textId="69A28636" w:rsidR="005E5A66" w:rsidRDefault="005E5A66">
          <w:pPr>
            <w:pStyle w:val="TOC3"/>
            <w:tabs>
              <w:tab w:val="right" w:leader="dot" w:pos="9350"/>
            </w:tabs>
            <w:rPr>
              <w:rFonts w:cstheme="minorBidi"/>
              <w:noProof/>
            </w:rPr>
          </w:pPr>
          <w:hyperlink w:anchor="_Toc47302850" w:history="1">
            <w:r w:rsidRPr="008840B3">
              <w:rPr>
                <w:rStyle w:val="Hyperlink"/>
                <w:rFonts w:ascii="Raleway Light" w:hAnsi="Raleway Light"/>
                <w:noProof/>
              </w:rPr>
              <w:t>Authorization Expiration</w:t>
            </w:r>
            <w:r>
              <w:rPr>
                <w:noProof/>
                <w:webHidden/>
              </w:rPr>
              <w:tab/>
            </w:r>
            <w:r>
              <w:rPr>
                <w:noProof/>
                <w:webHidden/>
              </w:rPr>
              <w:fldChar w:fldCharType="begin"/>
            </w:r>
            <w:r>
              <w:rPr>
                <w:noProof/>
                <w:webHidden/>
              </w:rPr>
              <w:instrText xml:space="preserve"> PAGEREF _Toc47302850 \h </w:instrText>
            </w:r>
            <w:r>
              <w:rPr>
                <w:noProof/>
                <w:webHidden/>
              </w:rPr>
            </w:r>
            <w:r>
              <w:rPr>
                <w:noProof/>
                <w:webHidden/>
              </w:rPr>
              <w:fldChar w:fldCharType="separate"/>
            </w:r>
            <w:r>
              <w:rPr>
                <w:noProof/>
                <w:webHidden/>
              </w:rPr>
              <w:t>49</w:t>
            </w:r>
            <w:r>
              <w:rPr>
                <w:noProof/>
                <w:webHidden/>
              </w:rPr>
              <w:fldChar w:fldCharType="end"/>
            </w:r>
          </w:hyperlink>
        </w:p>
        <w:p w14:paraId="3C17F324" w14:textId="77AF1C11" w:rsidR="005E5A66" w:rsidRDefault="005E5A66">
          <w:pPr>
            <w:pStyle w:val="TOC3"/>
            <w:tabs>
              <w:tab w:val="right" w:leader="dot" w:pos="9350"/>
            </w:tabs>
            <w:rPr>
              <w:rFonts w:cstheme="minorBidi"/>
              <w:noProof/>
            </w:rPr>
          </w:pPr>
          <w:hyperlink w:anchor="_Toc47302851" w:history="1">
            <w:r w:rsidRPr="008840B3">
              <w:rPr>
                <w:rStyle w:val="Hyperlink"/>
                <w:rFonts w:ascii="Raleway Light" w:hAnsi="Raleway Light"/>
                <w:noProof/>
              </w:rPr>
              <w:t>Settlement</w:t>
            </w:r>
            <w:r>
              <w:rPr>
                <w:noProof/>
                <w:webHidden/>
              </w:rPr>
              <w:tab/>
            </w:r>
            <w:r>
              <w:rPr>
                <w:noProof/>
                <w:webHidden/>
              </w:rPr>
              <w:fldChar w:fldCharType="begin"/>
            </w:r>
            <w:r>
              <w:rPr>
                <w:noProof/>
                <w:webHidden/>
              </w:rPr>
              <w:instrText xml:space="preserve"> PAGEREF _Toc47302851 \h </w:instrText>
            </w:r>
            <w:r>
              <w:rPr>
                <w:noProof/>
                <w:webHidden/>
              </w:rPr>
            </w:r>
            <w:r>
              <w:rPr>
                <w:noProof/>
                <w:webHidden/>
              </w:rPr>
              <w:fldChar w:fldCharType="separate"/>
            </w:r>
            <w:r>
              <w:rPr>
                <w:noProof/>
                <w:webHidden/>
              </w:rPr>
              <w:t>49</w:t>
            </w:r>
            <w:r>
              <w:rPr>
                <w:noProof/>
                <w:webHidden/>
              </w:rPr>
              <w:fldChar w:fldCharType="end"/>
            </w:r>
          </w:hyperlink>
        </w:p>
        <w:p w14:paraId="7DD77A73" w14:textId="133518E7" w:rsidR="005E5A66" w:rsidRDefault="005E5A66">
          <w:pPr>
            <w:pStyle w:val="TOC3"/>
            <w:tabs>
              <w:tab w:val="right" w:leader="dot" w:pos="9350"/>
            </w:tabs>
            <w:rPr>
              <w:rFonts w:cstheme="minorBidi"/>
              <w:noProof/>
            </w:rPr>
          </w:pPr>
          <w:hyperlink w:anchor="_Toc47302852" w:history="1">
            <w:r w:rsidRPr="008840B3">
              <w:rPr>
                <w:rStyle w:val="Hyperlink"/>
                <w:rFonts w:ascii="Raleway Light" w:hAnsi="Raleway Light"/>
                <w:noProof/>
              </w:rPr>
              <w:t>Chargeback</w:t>
            </w:r>
            <w:r>
              <w:rPr>
                <w:noProof/>
                <w:webHidden/>
              </w:rPr>
              <w:tab/>
            </w:r>
            <w:r>
              <w:rPr>
                <w:noProof/>
                <w:webHidden/>
              </w:rPr>
              <w:fldChar w:fldCharType="begin"/>
            </w:r>
            <w:r>
              <w:rPr>
                <w:noProof/>
                <w:webHidden/>
              </w:rPr>
              <w:instrText xml:space="preserve"> PAGEREF _Toc47302852 \h </w:instrText>
            </w:r>
            <w:r>
              <w:rPr>
                <w:noProof/>
                <w:webHidden/>
              </w:rPr>
            </w:r>
            <w:r>
              <w:rPr>
                <w:noProof/>
                <w:webHidden/>
              </w:rPr>
              <w:fldChar w:fldCharType="separate"/>
            </w:r>
            <w:r>
              <w:rPr>
                <w:noProof/>
                <w:webHidden/>
              </w:rPr>
              <w:t>49</w:t>
            </w:r>
            <w:r>
              <w:rPr>
                <w:noProof/>
                <w:webHidden/>
              </w:rPr>
              <w:fldChar w:fldCharType="end"/>
            </w:r>
          </w:hyperlink>
        </w:p>
        <w:p w14:paraId="4E818DD4" w14:textId="68C43CD4" w:rsidR="005E5A66" w:rsidRDefault="005E5A66">
          <w:pPr>
            <w:pStyle w:val="TOC3"/>
            <w:tabs>
              <w:tab w:val="right" w:leader="dot" w:pos="9350"/>
            </w:tabs>
            <w:rPr>
              <w:rFonts w:cstheme="minorBidi"/>
              <w:noProof/>
            </w:rPr>
          </w:pPr>
          <w:hyperlink w:anchor="_Toc47302853" w:history="1">
            <w:r w:rsidRPr="008840B3">
              <w:rPr>
                <w:rStyle w:val="Hyperlink"/>
                <w:rFonts w:ascii="Raleway Light" w:hAnsi="Raleway Light"/>
                <w:noProof/>
              </w:rPr>
              <w:t>AVS and CVV/CVV2</w:t>
            </w:r>
            <w:r>
              <w:rPr>
                <w:noProof/>
                <w:webHidden/>
              </w:rPr>
              <w:tab/>
            </w:r>
            <w:r>
              <w:rPr>
                <w:noProof/>
                <w:webHidden/>
              </w:rPr>
              <w:fldChar w:fldCharType="begin"/>
            </w:r>
            <w:r>
              <w:rPr>
                <w:noProof/>
                <w:webHidden/>
              </w:rPr>
              <w:instrText xml:space="preserve"> PAGEREF _Toc47302853 \h </w:instrText>
            </w:r>
            <w:r>
              <w:rPr>
                <w:noProof/>
                <w:webHidden/>
              </w:rPr>
            </w:r>
            <w:r>
              <w:rPr>
                <w:noProof/>
                <w:webHidden/>
              </w:rPr>
              <w:fldChar w:fldCharType="separate"/>
            </w:r>
            <w:r>
              <w:rPr>
                <w:noProof/>
                <w:webHidden/>
              </w:rPr>
              <w:t>49</w:t>
            </w:r>
            <w:r>
              <w:rPr>
                <w:noProof/>
                <w:webHidden/>
              </w:rPr>
              <w:fldChar w:fldCharType="end"/>
            </w:r>
          </w:hyperlink>
        </w:p>
        <w:p w14:paraId="5B2AE830" w14:textId="774D3450" w:rsidR="005E5A66" w:rsidRDefault="005E5A66">
          <w:pPr>
            <w:pStyle w:val="TOC2"/>
            <w:tabs>
              <w:tab w:val="right" w:leader="dot" w:pos="9350"/>
            </w:tabs>
            <w:rPr>
              <w:noProof/>
              <w:sz w:val="22"/>
              <w:szCs w:val="22"/>
            </w:rPr>
          </w:pPr>
          <w:hyperlink w:anchor="_Toc47302854" w:history="1">
            <w:r w:rsidRPr="008840B3">
              <w:rPr>
                <w:rStyle w:val="Hyperlink"/>
                <w:rFonts w:ascii="Raleway Light" w:hAnsi="Raleway Light" w:cs="Arial"/>
                <w:noProof/>
              </w:rPr>
              <w:t>Contact Information</w:t>
            </w:r>
            <w:r>
              <w:rPr>
                <w:noProof/>
                <w:webHidden/>
              </w:rPr>
              <w:tab/>
            </w:r>
            <w:r>
              <w:rPr>
                <w:noProof/>
                <w:webHidden/>
              </w:rPr>
              <w:fldChar w:fldCharType="begin"/>
            </w:r>
            <w:r>
              <w:rPr>
                <w:noProof/>
                <w:webHidden/>
              </w:rPr>
              <w:instrText xml:space="preserve"> PAGEREF _Toc47302854 \h </w:instrText>
            </w:r>
            <w:r>
              <w:rPr>
                <w:noProof/>
                <w:webHidden/>
              </w:rPr>
            </w:r>
            <w:r>
              <w:rPr>
                <w:noProof/>
                <w:webHidden/>
              </w:rPr>
              <w:fldChar w:fldCharType="separate"/>
            </w:r>
            <w:r>
              <w:rPr>
                <w:noProof/>
                <w:webHidden/>
              </w:rPr>
              <w:t>50</w:t>
            </w:r>
            <w:r>
              <w:rPr>
                <w:noProof/>
                <w:webHidden/>
              </w:rPr>
              <w:fldChar w:fldCharType="end"/>
            </w:r>
          </w:hyperlink>
        </w:p>
        <w:p w14:paraId="181A620A" w14:textId="14864FDD" w:rsidR="005E5A66" w:rsidRDefault="005E5A66">
          <w:pPr>
            <w:pStyle w:val="TOC3"/>
            <w:tabs>
              <w:tab w:val="right" w:leader="dot" w:pos="9350"/>
            </w:tabs>
            <w:rPr>
              <w:rFonts w:cstheme="minorBidi"/>
              <w:noProof/>
            </w:rPr>
          </w:pPr>
          <w:hyperlink w:anchor="_Toc47302855" w:history="1">
            <w:r w:rsidRPr="008840B3">
              <w:rPr>
                <w:rStyle w:val="Hyperlink"/>
                <w:rFonts w:ascii="Raleway Light" w:hAnsi="Raleway Light"/>
                <w:noProof/>
              </w:rPr>
              <w:t>Customer Service</w:t>
            </w:r>
            <w:r>
              <w:rPr>
                <w:noProof/>
                <w:webHidden/>
              </w:rPr>
              <w:tab/>
            </w:r>
            <w:r>
              <w:rPr>
                <w:noProof/>
                <w:webHidden/>
              </w:rPr>
              <w:fldChar w:fldCharType="begin"/>
            </w:r>
            <w:r>
              <w:rPr>
                <w:noProof/>
                <w:webHidden/>
              </w:rPr>
              <w:instrText xml:space="preserve"> PAGEREF _Toc47302855 \h </w:instrText>
            </w:r>
            <w:r>
              <w:rPr>
                <w:noProof/>
                <w:webHidden/>
              </w:rPr>
            </w:r>
            <w:r>
              <w:rPr>
                <w:noProof/>
                <w:webHidden/>
              </w:rPr>
              <w:fldChar w:fldCharType="separate"/>
            </w:r>
            <w:r>
              <w:rPr>
                <w:noProof/>
                <w:webHidden/>
              </w:rPr>
              <w:t>50</w:t>
            </w:r>
            <w:r>
              <w:rPr>
                <w:noProof/>
                <w:webHidden/>
              </w:rPr>
              <w:fldChar w:fldCharType="end"/>
            </w:r>
          </w:hyperlink>
        </w:p>
        <w:p w14:paraId="472FE2FD" w14:textId="625FB96B" w:rsidR="005E5A66" w:rsidRDefault="005E5A66">
          <w:pPr>
            <w:pStyle w:val="TOC3"/>
            <w:tabs>
              <w:tab w:val="right" w:leader="dot" w:pos="9350"/>
            </w:tabs>
            <w:rPr>
              <w:rFonts w:cstheme="minorBidi"/>
              <w:noProof/>
            </w:rPr>
          </w:pPr>
          <w:hyperlink w:anchor="_Toc47302856" w:history="1">
            <w:r w:rsidRPr="008840B3">
              <w:rPr>
                <w:rStyle w:val="Hyperlink"/>
                <w:rFonts w:ascii="Raleway Light" w:hAnsi="Raleway Light"/>
                <w:noProof/>
              </w:rPr>
              <w:t>Integrations Team</w:t>
            </w:r>
            <w:r>
              <w:rPr>
                <w:noProof/>
                <w:webHidden/>
              </w:rPr>
              <w:tab/>
            </w:r>
            <w:r>
              <w:rPr>
                <w:noProof/>
                <w:webHidden/>
              </w:rPr>
              <w:fldChar w:fldCharType="begin"/>
            </w:r>
            <w:r>
              <w:rPr>
                <w:noProof/>
                <w:webHidden/>
              </w:rPr>
              <w:instrText xml:space="preserve"> PAGEREF _Toc47302856 \h </w:instrText>
            </w:r>
            <w:r>
              <w:rPr>
                <w:noProof/>
                <w:webHidden/>
              </w:rPr>
            </w:r>
            <w:r>
              <w:rPr>
                <w:noProof/>
                <w:webHidden/>
              </w:rPr>
              <w:fldChar w:fldCharType="separate"/>
            </w:r>
            <w:r>
              <w:rPr>
                <w:noProof/>
                <w:webHidden/>
              </w:rPr>
              <w:t>50</w:t>
            </w:r>
            <w:r>
              <w:rPr>
                <w:noProof/>
                <w:webHidden/>
              </w:rPr>
              <w:fldChar w:fldCharType="end"/>
            </w:r>
          </w:hyperlink>
        </w:p>
        <w:p w14:paraId="3EE95884" w14:textId="1323D715" w:rsidR="00CE39E9" w:rsidRPr="00DB2E32" w:rsidRDefault="00CE39E9">
          <w:pPr>
            <w:rPr>
              <w:b/>
              <w:bCs/>
              <w:noProof/>
            </w:rPr>
          </w:pPr>
          <w:r w:rsidRPr="00DB2E32">
            <w:rPr>
              <w:b/>
              <w:bCs/>
              <w:noProof/>
            </w:rPr>
            <w:fldChar w:fldCharType="end"/>
          </w:r>
        </w:p>
      </w:sdtContent>
    </w:sdt>
    <w:p w14:paraId="18F59A18" w14:textId="41691E4A" w:rsidR="00CE39E9" w:rsidRPr="00DB2E32" w:rsidRDefault="00CE39E9" w:rsidP="008C335C">
      <w:pPr>
        <w:rPr>
          <w:rFonts w:cs="Arial"/>
          <w:color w:val="4A297A"/>
        </w:rPr>
      </w:pPr>
    </w:p>
    <w:p w14:paraId="78BBE5B4" w14:textId="5B682F03" w:rsidR="00174117" w:rsidRDefault="00174117" w:rsidP="008C335C">
      <w:pPr>
        <w:rPr>
          <w:rFonts w:ascii="Raleway Light" w:hAnsi="Raleway Light" w:cs="Arial"/>
          <w:color w:val="4A297A"/>
        </w:rPr>
      </w:pPr>
    </w:p>
    <w:p w14:paraId="46E07369" w14:textId="452DCCE0" w:rsidR="00174117" w:rsidRDefault="00174117" w:rsidP="008C335C">
      <w:pPr>
        <w:rPr>
          <w:rFonts w:ascii="Raleway Light" w:hAnsi="Raleway Light" w:cs="Arial"/>
          <w:color w:val="4A297A"/>
        </w:rPr>
      </w:pPr>
    </w:p>
    <w:p w14:paraId="09198E56" w14:textId="34762E5E" w:rsidR="007D2A5D" w:rsidRDefault="007D2A5D" w:rsidP="008C335C">
      <w:pPr>
        <w:rPr>
          <w:rFonts w:ascii="Raleway Light" w:hAnsi="Raleway Light" w:cs="Arial"/>
          <w:color w:val="4A297A"/>
        </w:rPr>
      </w:pPr>
    </w:p>
    <w:p w14:paraId="34DD9DAC" w14:textId="34F69AF0" w:rsidR="007D2A5D" w:rsidRDefault="007D2A5D" w:rsidP="008C335C">
      <w:pPr>
        <w:rPr>
          <w:rFonts w:ascii="Raleway Light" w:hAnsi="Raleway Light" w:cs="Arial"/>
          <w:color w:val="4A297A"/>
        </w:rPr>
      </w:pPr>
    </w:p>
    <w:p w14:paraId="3CEDDA06" w14:textId="77777777" w:rsidR="008C335C" w:rsidRPr="00EE3C7F" w:rsidRDefault="008C335C" w:rsidP="00CE39E9">
      <w:pPr>
        <w:pStyle w:val="Heading1"/>
        <w:rPr>
          <w:rFonts w:ascii="Raleway Light" w:hAnsi="Raleway Light"/>
          <w:sz w:val="20"/>
          <w:szCs w:val="20"/>
        </w:rPr>
      </w:pPr>
      <w:bookmarkStart w:id="1" w:name="_Toc47302801"/>
      <w:r w:rsidRPr="00EE3C7F">
        <w:rPr>
          <w:rFonts w:ascii="Raleway Light" w:hAnsi="Raleway Light"/>
          <w:sz w:val="20"/>
          <w:szCs w:val="20"/>
        </w:rPr>
        <w:lastRenderedPageBreak/>
        <w:t>Overview</w:t>
      </w:r>
      <w:bookmarkEnd w:id="1"/>
    </w:p>
    <w:p w14:paraId="0BD1F89E" w14:textId="33A3E16F" w:rsidR="00BB5772" w:rsidRPr="00EE3C7F" w:rsidRDefault="00BB5772" w:rsidP="00BB5772">
      <w:pPr>
        <w:spacing w:after="100"/>
        <w:rPr>
          <w:rFonts w:ascii="Raleway Light" w:hAnsi="Raleway Light" w:cs="Arial"/>
          <w:i/>
        </w:rPr>
      </w:pPr>
      <w:r w:rsidRPr="008D23D0">
        <w:rPr>
          <w:rFonts w:ascii="Raleway Light" w:hAnsi="Raleway Light" w:cs="Arial"/>
        </w:rPr>
        <w:t xml:space="preserve">Thank you for choosing </w:t>
      </w:r>
      <w:r>
        <w:rPr>
          <w:rFonts w:ascii="Raleway Light" w:hAnsi="Raleway Light" w:cs="Arial"/>
        </w:rPr>
        <w:t xml:space="preserve">APS Payments </w:t>
      </w:r>
      <w:r w:rsidRPr="008D23D0">
        <w:rPr>
          <w:rFonts w:ascii="Raleway Light" w:hAnsi="Raleway Light" w:cs="Arial"/>
        </w:rPr>
        <w:t xml:space="preserve">for your integrated </w:t>
      </w:r>
      <w:r w:rsidR="00173AED">
        <w:rPr>
          <w:rFonts w:ascii="Raleway Light" w:hAnsi="Raleway Light" w:cs="Arial"/>
        </w:rPr>
        <w:t>payment</w:t>
      </w:r>
      <w:r w:rsidRPr="008D23D0">
        <w:rPr>
          <w:rFonts w:ascii="Raleway Light" w:hAnsi="Raleway Light" w:cs="Arial"/>
        </w:rPr>
        <w:t xml:space="preserve"> processing</w:t>
      </w:r>
      <w:r w:rsidR="00BD3A1D">
        <w:rPr>
          <w:rFonts w:ascii="Raleway Light" w:hAnsi="Raleway Light" w:cs="Arial"/>
        </w:rPr>
        <w:t xml:space="preserve"> solution</w:t>
      </w:r>
      <w:r w:rsidRPr="008D23D0">
        <w:rPr>
          <w:rFonts w:ascii="Raleway Light" w:hAnsi="Raleway Light" w:cs="Arial"/>
        </w:rPr>
        <w:t xml:space="preserve">.  This guide </w:t>
      </w:r>
      <w:r>
        <w:rPr>
          <w:rFonts w:ascii="Raleway Light" w:hAnsi="Raleway Light" w:cs="Arial"/>
        </w:rPr>
        <w:t xml:space="preserve">should be followed in sequential order as it </w:t>
      </w:r>
      <w:r w:rsidRPr="008D23D0">
        <w:rPr>
          <w:rFonts w:ascii="Raleway Light" w:hAnsi="Raleway Light" w:cs="Arial"/>
        </w:rPr>
        <w:t xml:space="preserve">contains all the steps necessary to install, configure, and </w:t>
      </w:r>
      <w:r>
        <w:rPr>
          <w:rFonts w:ascii="Raleway Light" w:hAnsi="Raleway Light" w:cs="Arial"/>
        </w:rPr>
        <w:t>process with</w:t>
      </w:r>
      <w:r w:rsidRPr="008D23D0">
        <w:rPr>
          <w:rFonts w:ascii="Raleway Light" w:hAnsi="Raleway Light" w:cs="Arial"/>
        </w:rPr>
        <w:t xml:space="preserve"> your </w:t>
      </w:r>
      <w:r>
        <w:rPr>
          <w:rFonts w:ascii="Raleway Light" w:hAnsi="Raleway Light" w:cs="Arial"/>
        </w:rPr>
        <w:t>A</w:t>
      </w:r>
      <w:r w:rsidRPr="00913BD9">
        <w:rPr>
          <w:rFonts w:ascii="Raleway Light" w:hAnsi="Raleway Light" w:cs="Arial"/>
        </w:rPr>
        <w:t xml:space="preserve">PS Payments </w:t>
      </w:r>
      <w:r>
        <w:rPr>
          <w:rFonts w:ascii="Raleway Light" w:hAnsi="Raleway Light" w:cs="Arial"/>
        </w:rPr>
        <w:t>Certified Integration on</w:t>
      </w:r>
      <w:r w:rsidRPr="008D23D0">
        <w:rPr>
          <w:rFonts w:ascii="Raleway Light" w:hAnsi="Raleway Light" w:cs="Arial"/>
        </w:rPr>
        <w:t xml:space="preserve"> the </w:t>
      </w:r>
      <w:r w:rsidR="008A645B">
        <w:rPr>
          <w:rFonts w:ascii="Raleway Light" w:hAnsi="Raleway Light" w:cs="Arial"/>
        </w:rPr>
        <w:t>Sage</w:t>
      </w:r>
      <w:r w:rsidR="00F53A3D">
        <w:rPr>
          <w:rFonts w:ascii="Raleway Light" w:hAnsi="Raleway Light" w:cs="Arial"/>
        </w:rPr>
        <w:t xml:space="preserve"> 100</w:t>
      </w:r>
      <w:r w:rsidRPr="008D23D0">
        <w:rPr>
          <w:rFonts w:ascii="Raleway Light" w:hAnsi="Raleway Light" w:cs="Arial"/>
        </w:rPr>
        <w:t xml:space="preserve"> ERP platform.  </w:t>
      </w:r>
    </w:p>
    <w:p w14:paraId="113B701C" w14:textId="1AA8AC08" w:rsidR="00BB5772" w:rsidRPr="00BB5772" w:rsidRDefault="00BB5772" w:rsidP="00BB5772">
      <w:pPr>
        <w:rPr>
          <w:rFonts w:ascii="Raleway Light" w:hAnsi="Raleway Light" w:cs="Arial"/>
        </w:rPr>
      </w:pPr>
      <w:r w:rsidRPr="00BA7ED0">
        <w:rPr>
          <w:rFonts w:ascii="Raleway Light" w:hAnsi="Raleway Light" w:cs="Arial"/>
        </w:rPr>
        <w:t xml:space="preserve">It is important to note that </w:t>
      </w:r>
      <w:r w:rsidR="00BD3A1D">
        <w:rPr>
          <w:rFonts w:ascii="Raleway Light" w:hAnsi="Raleway Light" w:cs="Arial"/>
        </w:rPr>
        <w:t xml:space="preserve">the </w:t>
      </w:r>
      <w:r w:rsidRPr="00BA7ED0">
        <w:rPr>
          <w:rFonts w:ascii="Raleway Light" w:hAnsi="Raleway Light" w:cs="Arial"/>
        </w:rPr>
        <w:t>APSPays</w:t>
      </w:r>
      <w:r w:rsidR="00BD3A1D">
        <w:rPr>
          <w:rFonts w:ascii="Raleway Light" w:hAnsi="Raleway Light" w:cs="Arial"/>
        </w:rPr>
        <w:t xml:space="preserve"> Addition</w:t>
      </w:r>
      <w:r w:rsidRPr="00BA7ED0">
        <w:rPr>
          <w:rFonts w:ascii="Raleway Light" w:hAnsi="Raleway Light" w:cs="Arial"/>
        </w:rPr>
        <w:t xml:space="preserve"> does not alter the way </w:t>
      </w:r>
      <w:r w:rsidR="00B574D8">
        <w:rPr>
          <w:rFonts w:ascii="Raleway Light" w:hAnsi="Raleway Light" w:cs="Arial"/>
        </w:rPr>
        <w:t>payments</w:t>
      </w:r>
      <w:r w:rsidRPr="00BA7ED0">
        <w:rPr>
          <w:rFonts w:ascii="Raleway Light" w:hAnsi="Raleway Light" w:cs="Arial"/>
        </w:rPr>
        <w:t xml:space="preserve"> </w:t>
      </w:r>
      <w:r w:rsidR="00BD3A1D">
        <w:rPr>
          <w:rFonts w:ascii="Raleway Light" w:hAnsi="Raleway Light" w:cs="Arial"/>
        </w:rPr>
        <w:t>are handled</w:t>
      </w:r>
      <w:r w:rsidRPr="00BA7ED0">
        <w:rPr>
          <w:rFonts w:ascii="Raleway Light" w:hAnsi="Raleway Light" w:cs="Arial"/>
        </w:rPr>
        <w:t xml:space="preserve"> in Sage 100. The </w:t>
      </w:r>
      <w:r w:rsidR="00B574D8" w:rsidRPr="00BA7ED0">
        <w:rPr>
          <w:rFonts w:ascii="Raleway Light" w:hAnsi="Raleway Light" w:cs="Arial"/>
        </w:rPr>
        <w:t>practices</w:t>
      </w:r>
      <w:r w:rsidRPr="00BA7ED0">
        <w:rPr>
          <w:rFonts w:ascii="Raleway Light" w:hAnsi="Raleway Light" w:cs="Arial"/>
        </w:rPr>
        <w:t xml:space="preserve"> for entering, </w:t>
      </w:r>
      <w:r w:rsidR="00AE348B" w:rsidRPr="00BA7ED0">
        <w:rPr>
          <w:rFonts w:ascii="Raleway Light" w:hAnsi="Raleway Light" w:cs="Arial"/>
        </w:rPr>
        <w:t>saving,</w:t>
      </w:r>
      <w:r w:rsidRPr="00BA7ED0">
        <w:rPr>
          <w:rFonts w:ascii="Raleway Light" w:hAnsi="Raleway Light" w:cs="Arial"/>
        </w:rPr>
        <w:t xml:space="preserve"> and </w:t>
      </w:r>
      <w:r w:rsidR="00B574D8" w:rsidRPr="00BA7ED0">
        <w:rPr>
          <w:rFonts w:ascii="Raleway Light" w:hAnsi="Raleway Light" w:cs="Arial"/>
        </w:rPr>
        <w:t>applying</w:t>
      </w:r>
      <w:r w:rsidRPr="00BA7ED0">
        <w:rPr>
          <w:rFonts w:ascii="Raleway Light" w:hAnsi="Raleway Light" w:cs="Arial"/>
        </w:rPr>
        <w:t xml:space="preserve"> </w:t>
      </w:r>
      <w:r w:rsidR="00B574D8">
        <w:rPr>
          <w:rFonts w:ascii="Raleway Light" w:hAnsi="Raleway Light" w:cs="Arial"/>
        </w:rPr>
        <w:t>payment</w:t>
      </w:r>
      <w:r w:rsidRPr="00BA7ED0">
        <w:rPr>
          <w:rFonts w:ascii="Raleway Light" w:hAnsi="Raleway Light" w:cs="Arial"/>
        </w:rPr>
        <w:t xml:space="preserve"> information in Sage 100 </w:t>
      </w:r>
      <w:r w:rsidR="00BD3A1D">
        <w:rPr>
          <w:rFonts w:ascii="Raleway Light" w:hAnsi="Raleway Light" w:cs="Arial"/>
        </w:rPr>
        <w:t>are</w:t>
      </w:r>
      <w:r w:rsidRPr="00BA7ED0">
        <w:rPr>
          <w:rFonts w:ascii="Raleway Light" w:hAnsi="Raleway Light" w:cs="Arial"/>
        </w:rPr>
        <w:t xml:space="preserve"> the same with APSPays as it is with </w:t>
      </w:r>
      <w:r w:rsidR="00BD3A1D">
        <w:rPr>
          <w:rFonts w:ascii="Raleway Light" w:hAnsi="Raleway Light" w:cs="Arial"/>
        </w:rPr>
        <w:t>a</w:t>
      </w:r>
      <w:r w:rsidRPr="00BA7ED0">
        <w:rPr>
          <w:rFonts w:ascii="Raleway Light" w:hAnsi="Raleway Light" w:cs="Arial"/>
        </w:rPr>
        <w:t xml:space="preserve"> standard Sage 100 installation. We have taken great care to not change those processes.</w:t>
      </w:r>
      <w:r w:rsidR="00A91846" w:rsidRPr="00A91846">
        <w:rPr>
          <w:rFonts w:ascii="Raleway Light" w:hAnsi="Raleway Light" w:cs="Arial"/>
        </w:rPr>
        <w:t xml:space="preserve"> </w:t>
      </w:r>
      <w:r w:rsidR="00A91846">
        <w:rPr>
          <w:rFonts w:ascii="Raleway Light" w:hAnsi="Raleway Light" w:cs="Arial"/>
        </w:rPr>
        <w:t>All integrated features available in the A</w:t>
      </w:r>
      <w:r w:rsidR="00A91846" w:rsidRPr="00913BD9">
        <w:rPr>
          <w:rFonts w:ascii="Raleway Light" w:hAnsi="Raleway Light" w:cs="Arial"/>
        </w:rPr>
        <w:t xml:space="preserve">PS Payments </w:t>
      </w:r>
      <w:r w:rsidR="00A91846">
        <w:rPr>
          <w:rFonts w:ascii="Raleway Light" w:hAnsi="Raleway Light" w:cs="Arial"/>
        </w:rPr>
        <w:t xml:space="preserve">Certified Integration </w:t>
      </w:r>
      <w:r w:rsidR="00A91846" w:rsidRPr="00913BD9">
        <w:rPr>
          <w:rFonts w:ascii="Raleway Light" w:hAnsi="Raleway Light" w:cs="Arial"/>
        </w:rPr>
        <w:t>exceed the PCI Council’s requirements</w:t>
      </w:r>
      <w:r w:rsidR="00BD3A1D">
        <w:rPr>
          <w:rFonts w:ascii="Raleway Light" w:hAnsi="Raleway Light" w:cs="Arial"/>
        </w:rPr>
        <w:t>. This</w:t>
      </w:r>
      <w:r w:rsidR="00A91846" w:rsidRPr="00913BD9">
        <w:rPr>
          <w:rFonts w:ascii="Raleway Light" w:hAnsi="Raleway Light" w:cs="Arial"/>
        </w:rPr>
        <w:t xml:space="preserve"> is a fully PA-DSS compliant service.</w:t>
      </w:r>
    </w:p>
    <w:p w14:paraId="3048AA2E" w14:textId="1181CF5C" w:rsidR="00B6207B" w:rsidRPr="00EE3C7F" w:rsidRDefault="008C335C" w:rsidP="00CE39E9">
      <w:pPr>
        <w:pStyle w:val="Heading2"/>
        <w:rPr>
          <w:rFonts w:ascii="Raleway Light" w:hAnsi="Raleway Light"/>
        </w:rPr>
      </w:pPr>
      <w:bookmarkStart w:id="2" w:name="_Toc47302802"/>
      <w:r w:rsidRPr="00EE3C7F">
        <w:rPr>
          <w:rFonts w:ascii="Raleway Light" w:hAnsi="Raleway Light"/>
        </w:rPr>
        <w:t>APS</w:t>
      </w:r>
      <w:r w:rsidR="00C839DC">
        <w:rPr>
          <w:rFonts w:ascii="Raleway Light" w:hAnsi="Raleway Light"/>
        </w:rPr>
        <w:t>Pays</w:t>
      </w:r>
      <w:r w:rsidRPr="00EE3C7F">
        <w:rPr>
          <w:rFonts w:ascii="Raleway Light" w:hAnsi="Raleway Light"/>
        </w:rPr>
        <w:t xml:space="preserve"> Vault</w:t>
      </w:r>
      <w:bookmarkEnd w:id="2"/>
    </w:p>
    <w:p w14:paraId="6EB56F8A" w14:textId="48716D4D" w:rsidR="00BB5772" w:rsidRDefault="00BB5772" w:rsidP="00BB5772">
      <w:pPr>
        <w:rPr>
          <w:rFonts w:ascii="Raleway Light" w:hAnsi="Raleway Light" w:cs="Arial"/>
        </w:rPr>
      </w:pPr>
      <w:r w:rsidRPr="00EE3C7F">
        <w:rPr>
          <w:rFonts w:ascii="Raleway Light" w:hAnsi="Raleway Light" w:cs="Arial"/>
        </w:rPr>
        <w:t>The APSPays Gateway uses the APS</w:t>
      </w:r>
      <w:r>
        <w:rPr>
          <w:rFonts w:ascii="Raleway Light" w:hAnsi="Raleway Light" w:cs="Arial"/>
        </w:rPr>
        <w:t>Pays</w:t>
      </w:r>
      <w:r w:rsidRPr="00EE3C7F">
        <w:rPr>
          <w:rFonts w:ascii="Raleway Light" w:hAnsi="Raleway Light" w:cs="Arial"/>
        </w:rPr>
        <w:t xml:space="preserve"> Vault to ensure that customer </w:t>
      </w:r>
      <w:r w:rsidR="00173AED">
        <w:rPr>
          <w:rFonts w:ascii="Raleway Light" w:hAnsi="Raleway Light" w:cs="Arial"/>
        </w:rPr>
        <w:t>payment</w:t>
      </w:r>
      <w:r w:rsidRPr="00EE3C7F">
        <w:rPr>
          <w:rFonts w:ascii="Raleway Light" w:hAnsi="Raleway Light" w:cs="Arial"/>
        </w:rPr>
        <w:t xml:space="preserve"> information is never stored in the software solution. </w:t>
      </w:r>
    </w:p>
    <w:p w14:paraId="48A2507B" w14:textId="1026B2A6" w:rsidR="00A91846" w:rsidRPr="00EE3C7F" w:rsidRDefault="00A91846" w:rsidP="00A91846">
      <w:pPr>
        <w:pStyle w:val="Heading2"/>
        <w:rPr>
          <w:rFonts w:ascii="Raleway Light" w:hAnsi="Raleway Light"/>
        </w:rPr>
      </w:pPr>
      <w:bookmarkStart w:id="3" w:name="_Toc47302803"/>
      <w:r>
        <w:rPr>
          <w:rFonts w:ascii="Raleway Light" w:hAnsi="Raleway Light"/>
        </w:rPr>
        <w:t xml:space="preserve">EMV </w:t>
      </w:r>
      <w:r w:rsidR="00D57FFA">
        <w:rPr>
          <w:rFonts w:ascii="Raleway Light" w:hAnsi="Raleway Light"/>
        </w:rPr>
        <w:t>Device</w:t>
      </w:r>
      <w:r w:rsidR="00B574D8">
        <w:rPr>
          <w:rFonts w:ascii="Raleway Light" w:hAnsi="Raleway Light"/>
        </w:rPr>
        <w:t>s</w:t>
      </w:r>
      <w:bookmarkEnd w:id="3"/>
    </w:p>
    <w:p w14:paraId="5CFDF336" w14:textId="43961689" w:rsidR="00A91846" w:rsidRDefault="00A91846" w:rsidP="00A91846">
      <w:pPr>
        <w:rPr>
          <w:rFonts w:ascii="Raleway Light" w:hAnsi="Raleway Light" w:cs="Arial"/>
        </w:rPr>
      </w:pPr>
      <w:r w:rsidRPr="00913BD9">
        <w:rPr>
          <w:rFonts w:ascii="Raleway Light" w:hAnsi="Raleway Light" w:cs="Arial"/>
        </w:rPr>
        <w:t xml:space="preserve">The APSPays </w:t>
      </w:r>
      <w:r w:rsidR="00B574D8">
        <w:t xml:space="preserve">Addition </w:t>
      </w:r>
      <w:r>
        <w:t xml:space="preserve">supports credit card terminals that follow the EMV </w:t>
      </w:r>
      <w:r w:rsidR="007D6E72">
        <w:t xml:space="preserve">IP </w:t>
      </w:r>
      <w:r>
        <w:t xml:space="preserve">protocol.  </w:t>
      </w:r>
      <w:r w:rsidR="007D6E72">
        <w:t>The EMV devices will require an additional Internet cable at each workstation to process.</w:t>
      </w:r>
    </w:p>
    <w:p w14:paraId="538F12AB" w14:textId="2DE977E9" w:rsidR="00A91846" w:rsidRPr="00EE3C7F" w:rsidRDefault="00A91846" w:rsidP="00A91846">
      <w:pPr>
        <w:pStyle w:val="Heading2"/>
        <w:rPr>
          <w:rFonts w:ascii="Raleway Light" w:hAnsi="Raleway Light"/>
        </w:rPr>
      </w:pPr>
      <w:bookmarkStart w:id="4" w:name="_Toc47302804"/>
      <w:r>
        <w:rPr>
          <w:rFonts w:ascii="Raleway Light" w:hAnsi="Raleway Light"/>
        </w:rPr>
        <w:t>ClickToPay</w:t>
      </w:r>
      <w:bookmarkEnd w:id="4"/>
    </w:p>
    <w:p w14:paraId="0213FAF4" w14:textId="2EC4CDAD" w:rsidR="00A91846" w:rsidRDefault="005873C5" w:rsidP="00A91846">
      <w:pPr>
        <w:rPr>
          <w:rFonts w:ascii="Raleway Light" w:hAnsi="Raleway Light" w:cs="Arial"/>
        </w:rPr>
      </w:pPr>
      <w:r>
        <w:rPr>
          <w:rFonts w:ascii="Raleway Light" w:hAnsi="Raleway Light" w:cs="Arial"/>
        </w:rPr>
        <w:t>The</w:t>
      </w:r>
      <w:r w:rsidR="00A91846">
        <w:rPr>
          <w:rFonts w:ascii="Raleway Light" w:hAnsi="Raleway Light" w:cs="Arial"/>
        </w:rPr>
        <w:t xml:space="preserve"> APS Payment’s ClickToPay feature allows </w:t>
      </w:r>
      <w:r>
        <w:rPr>
          <w:rFonts w:ascii="Raleway Light" w:hAnsi="Raleway Light" w:cs="Arial"/>
        </w:rPr>
        <w:t>buyers</w:t>
      </w:r>
      <w:r w:rsidR="00A91846">
        <w:rPr>
          <w:rFonts w:ascii="Raleway Light" w:hAnsi="Raleway Light" w:cs="Arial"/>
        </w:rPr>
        <w:t xml:space="preserve"> to pay their </w:t>
      </w:r>
      <w:r w:rsidR="00BD3A1D">
        <w:rPr>
          <w:rFonts w:ascii="Raleway Light" w:hAnsi="Raleway Light" w:cs="Arial"/>
        </w:rPr>
        <w:t xml:space="preserve">ERP </w:t>
      </w:r>
      <w:r w:rsidR="00A91846">
        <w:rPr>
          <w:rFonts w:ascii="Raleway Light" w:hAnsi="Raleway Light" w:cs="Arial"/>
        </w:rPr>
        <w:t xml:space="preserve">invoices conveniently online. While the APS Payments Integration Team </w:t>
      </w:r>
      <w:r w:rsidR="00BD3A1D">
        <w:rPr>
          <w:rFonts w:ascii="Raleway Light" w:hAnsi="Raleway Light" w:cs="Arial"/>
        </w:rPr>
        <w:t>is happy to</w:t>
      </w:r>
      <w:r w:rsidR="00A91846">
        <w:rPr>
          <w:rFonts w:ascii="Raleway Light" w:hAnsi="Raleway Light" w:cs="Arial"/>
        </w:rPr>
        <w:t xml:space="preserve"> help with the company-level configuration of this feature, the required Crystal Reports modifications should be completed by a Sage </w:t>
      </w:r>
      <w:r w:rsidR="00F53A3D">
        <w:rPr>
          <w:rFonts w:ascii="Raleway Light" w:hAnsi="Raleway Light" w:cs="Arial"/>
        </w:rPr>
        <w:t xml:space="preserve">100 </w:t>
      </w:r>
      <w:r w:rsidR="00A91846">
        <w:rPr>
          <w:rFonts w:ascii="Raleway Light" w:hAnsi="Raleway Light" w:cs="Arial"/>
        </w:rPr>
        <w:t xml:space="preserve">Reseller. </w:t>
      </w:r>
    </w:p>
    <w:p w14:paraId="4C98E8DC" w14:textId="1D4913CF" w:rsidR="00B574D8" w:rsidRPr="00EE3C7F" w:rsidRDefault="00B574D8" w:rsidP="00B574D8">
      <w:pPr>
        <w:pStyle w:val="Heading2"/>
        <w:rPr>
          <w:rFonts w:ascii="Raleway Light" w:hAnsi="Raleway Light"/>
        </w:rPr>
      </w:pPr>
      <w:bookmarkStart w:id="5" w:name="_Toc47302805"/>
      <w:r>
        <w:rPr>
          <w:rFonts w:ascii="Raleway Light" w:hAnsi="Raleway Light"/>
        </w:rPr>
        <w:t>Hosted Form</w:t>
      </w:r>
      <w:bookmarkEnd w:id="5"/>
    </w:p>
    <w:p w14:paraId="0E14BCBA" w14:textId="48C6BF49" w:rsidR="00B574D8" w:rsidRDefault="00B574D8" w:rsidP="00A91846">
      <w:r>
        <w:t xml:space="preserve">The APSPays </w:t>
      </w:r>
      <w:r w:rsidR="00BD3A1D">
        <w:t xml:space="preserve">Addition </w:t>
      </w:r>
      <w:r>
        <w:t>supports Hosted Form processing and is secured by SSL TLS 1.2 or higher</w:t>
      </w:r>
      <w:r w:rsidR="00EC2528">
        <w:t>.</w:t>
      </w:r>
    </w:p>
    <w:p w14:paraId="4184F040" w14:textId="77777777" w:rsidR="00B6207B" w:rsidRPr="00EE3C7F" w:rsidRDefault="00B6207B" w:rsidP="00CE39E9">
      <w:pPr>
        <w:pStyle w:val="Heading2"/>
        <w:rPr>
          <w:rFonts w:ascii="Raleway Light" w:hAnsi="Raleway Light"/>
        </w:rPr>
      </w:pPr>
      <w:bookmarkStart w:id="6" w:name="_Toc47302806"/>
      <w:r w:rsidRPr="00EE3C7F">
        <w:rPr>
          <w:rFonts w:ascii="Raleway Light" w:hAnsi="Raleway Light"/>
        </w:rPr>
        <w:t>Disclaimer</w:t>
      </w:r>
      <w:bookmarkEnd w:id="6"/>
    </w:p>
    <w:p w14:paraId="2401AF7A" w14:textId="283B0692" w:rsidR="008C335C" w:rsidRDefault="00B6207B" w:rsidP="008C335C">
      <w:pPr>
        <w:rPr>
          <w:rFonts w:ascii="Raleway Light" w:hAnsi="Raleway Light" w:cs="Arial"/>
        </w:rPr>
      </w:pPr>
      <w:r w:rsidRPr="00EE3C7F">
        <w:rPr>
          <w:rFonts w:ascii="Raleway Light" w:hAnsi="Raleway Light" w:cs="Arial"/>
        </w:rPr>
        <w:t xml:space="preserve">The APSPays plugin, its software, and all content found on it are provided on an “as is” and “as available” basis. </w:t>
      </w:r>
      <w:bookmarkStart w:id="7" w:name="OLE_LINK3"/>
      <w:bookmarkStart w:id="8" w:name="OLE_LINK4"/>
      <w:bookmarkStart w:id="9" w:name="OLE_LINK5"/>
      <w:r w:rsidR="002A0C9B" w:rsidRPr="00EE3C7F">
        <w:rPr>
          <w:rFonts w:ascii="Raleway Light" w:hAnsi="Raleway Light" w:cs="Arial"/>
        </w:rPr>
        <w:t>APS Payments</w:t>
      </w:r>
      <w:r w:rsidRPr="00EE3C7F">
        <w:rPr>
          <w:rFonts w:ascii="Raleway Light" w:hAnsi="Raleway Light" w:cs="Arial"/>
        </w:rPr>
        <w:t xml:space="preserve"> </w:t>
      </w:r>
      <w:bookmarkEnd w:id="7"/>
      <w:bookmarkEnd w:id="8"/>
      <w:bookmarkEnd w:id="9"/>
      <w:r w:rsidRPr="00EE3C7F">
        <w:rPr>
          <w:rFonts w:ascii="Raleway Light" w:hAnsi="Raleway Light" w:cs="Arial"/>
        </w:rPr>
        <w:t xml:space="preserve">does not give any warranties, whether expressed or implied, as to the suitability or usability of the plugin, its software or any of its content. </w:t>
      </w:r>
      <w:r w:rsidR="002A0C9B" w:rsidRPr="00EE3C7F">
        <w:rPr>
          <w:rFonts w:ascii="Raleway Light" w:hAnsi="Raleway Light" w:cs="Arial"/>
        </w:rPr>
        <w:t xml:space="preserve">APS Payments </w:t>
      </w:r>
      <w:r w:rsidRPr="00EE3C7F">
        <w:rPr>
          <w:rFonts w:ascii="Raleway Light" w:hAnsi="Raleway Light" w:cs="Arial"/>
        </w:rPr>
        <w:t xml:space="preserve">does not certify compatibility with other third-party products including Shipping Modules, Warehouse Management </w:t>
      </w:r>
      <w:r w:rsidR="00AE348B" w:rsidRPr="00EE3C7F">
        <w:rPr>
          <w:rFonts w:ascii="Raleway Light" w:hAnsi="Raleway Light" w:cs="Arial"/>
        </w:rPr>
        <w:t>Systems,</w:t>
      </w:r>
      <w:r w:rsidRPr="00EE3C7F">
        <w:rPr>
          <w:rFonts w:ascii="Raleway Light" w:hAnsi="Raleway Light" w:cs="Arial"/>
        </w:rPr>
        <w:t xml:space="preserve"> or other software solution non-native to a standard ERP implementation. </w:t>
      </w:r>
      <w:r w:rsidR="00A20131">
        <w:rPr>
          <w:rFonts w:ascii="Raleway Light" w:hAnsi="Raleway Light" w:cs="Arial"/>
        </w:rPr>
        <w:t>APS Payments</w:t>
      </w:r>
      <w:r w:rsidRPr="00EE3C7F">
        <w:rPr>
          <w:rFonts w:ascii="Raleway Light" w:hAnsi="Raleway Light" w:cs="Arial"/>
        </w:rPr>
        <w:t xml:space="preserve"> will not be liable for any loss, whether such loss is direct, indirect, </w:t>
      </w:r>
      <w:r w:rsidR="00AE348B" w:rsidRPr="00EE3C7F">
        <w:rPr>
          <w:rFonts w:ascii="Raleway Light" w:hAnsi="Raleway Light" w:cs="Arial"/>
        </w:rPr>
        <w:t>special,</w:t>
      </w:r>
      <w:r w:rsidRPr="00EE3C7F">
        <w:rPr>
          <w:rFonts w:ascii="Raleway Light" w:hAnsi="Raleway Light" w:cs="Arial"/>
        </w:rPr>
        <w:t xml:space="preserve"> or consequential, suffered by any party as a result of their use of this APSPays plugin, its software or content. Any downloading or uploading of material to your website, accounting software, or other software solutions is done at the user’s own risk and the user will be solely responsible for any damage to any computer system or loss of data that results from such activities. Should you encounter any bugs, glitches, lack of functionality or other problems with the plugin, please let us know immediately so we can rectify these accordingly. Your help in this regard is greatly appreciated. </w:t>
      </w:r>
    </w:p>
    <w:p w14:paraId="6FB5A832" w14:textId="77777777" w:rsidR="00706EC5" w:rsidRPr="00EE3C7F" w:rsidRDefault="00706EC5" w:rsidP="00CE39E9">
      <w:pPr>
        <w:pStyle w:val="Heading1"/>
        <w:rPr>
          <w:rFonts w:ascii="Raleway Light" w:hAnsi="Raleway Light"/>
          <w:sz w:val="20"/>
          <w:szCs w:val="20"/>
        </w:rPr>
      </w:pPr>
      <w:bookmarkStart w:id="10" w:name="_Toc47302807"/>
      <w:r w:rsidRPr="00EE3C7F">
        <w:rPr>
          <w:rFonts w:ascii="Raleway Light" w:hAnsi="Raleway Light"/>
          <w:sz w:val="20"/>
          <w:szCs w:val="20"/>
        </w:rPr>
        <w:lastRenderedPageBreak/>
        <w:t>Chapter 1: Installation</w:t>
      </w:r>
      <w:bookmarkEnd w:id="10"/>
    </w:p>
    <w:p w14:paraId="27026DF1" w14:textId="13116047" w:rsidR="00CD06E6" w:rsidRDefault="00CD06E6" w:rsidP="00233A6C">
      <w:pPr>
        <w:pStyle w:val="Heading3"/>
        <w:rPr>
          <w:rFonts w:ascii="Raleway Light" w:hAnsi="Raleway Light"/>
        </w:rPr>
      </w:pPr>
      <w:bookmarkStart w:id="11" w:name="_Toc47302808"/>
      <w:r w:rsidRPr="00EE3C7F">
        <w:rPr>
          <w:rFonts w:ascii="Raleway Light" w:hAnsi="Raleway Light"/>
        </w:rPr>
        <w:t xml:space="preserve">System </w:t>
      </w:r>
      <w:r w:rsidR="00B634F9" w:rsidRPr="00EE3C7F">
        <w:rPr>
          <w:rFonts w:ascii="Raleway Light" w:hAnsi="Raleway Light"/>
        </w:rPr>
        <w:t>Requirement</w:t>
      </w:r>
      <w:r w:rsidR="000A1A20">
        <w:rPr>
          <w:rFonts w:ascii="Raleway Light" w:hAnsi="Raleway Light"/>
        </w:rPr>
        <w:t>s</w:t>
      </w:r>
      <w:bookmarkEnd w:id="11"/>
    </w:p>
    <w:p w14:paraId="316C021C" w14:textId="6D94E9D1" w:rsidR="00B71E9A" w:rsidRDefault="00AE5145" w:rsidP="00B71E9A">
      <w:r>
        <w:rPr>
          <w:rFonts w:ascii="Raleway Light" w:hAnsi="Raleway Light" w:cs="Arial"/>
        </w:rPr>
        <w:t xml:space="preserve">The </w:t>
      </w:r>
      <w:r w:rsidR="00114072">
        <w:t xml:space="preserve">APSPays </w:t>
      </w:r>
      <w:r w:rsidR="00DB0BC7">
        <w:t>Addition</w:t>
      </w:r>
      <w:r w:rsidR="00114072">
        <w:t xml:space="preserve"> </w:t>
      </w:r>
      <w:r w:rsidR="00B71E9A">
        <w:t>support</w:t>
      </w:r>
      <w:r>
        <w:t>s Sage 100</w:t>
      </w:r>
      <w:r w:rsidR="00B71E9A">
        <w:t xml:space="preserve"> versions 2013 through 201</w:t>
      </w:r>
      <w:r w:rsidR="00294FD9">
        <w:t>9</w:t>
      </w:r>
      <w:r w:rsidR="00B71E9A">
        <w:t xml:space="preserve">, </w:t>
      </w:r>
      <w:r>
        <w:t xml:space="preserve">Certain features are not available for all versions. Please contact APS Payments for additional details.  </w:t>
      </w:r>
    </w:p>
    <w:p w14:paraId="001200FE" w14:textId="6F5F1731" w:rsidR="00B71E9A" w:rsidRDefault="00B71E9A" w:rsidP="00B71E9A">
      <w:r>
        <w:t xml:space="preserve">The C/I, G/L, </w:t>
      </w:r>
      <w:r w:rsidR="00143521">
        <w:t>ACCOUNTS RECEIVABLE</w:t>
      </w:r>
      <w:r>
        <w:t xml:space="preserve">, and </w:t>
      </w:r>
      <w:r w:rsidR="008C1B61">
        <w:t>SALES ORDER</w:t>
      </w:r>
      <w:r>
        <w:t xml:space="preserve"> modules must be installed and implemented.  Sage </w:t>
      </w:r>
      <w:r w:rsidR="00F53A3D">
        <w:t xml:space="preserve">100 </w:t>
      </w:r>
      <w:r>
        <w:t xml:space="preserve">Software must be installed as per the official Sage </w:t>
      </w:r>
      <w:r w:rsidR="00F53A3D">
        <w:t xml:space="preserve">100 </w:t>
      </w:r>
      <w:r>
        <w:t xml:space="preserve">OSPCM guidelines for operating systems level and recommended machine requirements.  APS Payments works with all standard Sage </w:t>
      </w:r>
      <w:r w:rsidR="00F53A3D">
        <w:t xml:space="preserve">100 </w:t>
      </w:r>
      <w:r>
        <w:t>software</w:t>
      </w:r>
      <w:r w:rsidR="00C93910">
        <w:t xml:space="preserve">, </w:t>
      </w:r>
      <w:r>
        <w:t xml:space="preserve">but </w:t>
      </w:r>
      <w:r w:rsidR="00C93910">
        <w:t xml:space="preserve">compatibility with </w:t>
      </w:r>
      <w:r>
        <w:t xml:space="preserve">third party modifications must </w:t>
      </w:r>
      <w:r w:rsidR="00C93910">
        <w:t xml:space="preserve">be </w:t>
      </w:r>
      <w:r>
        <w:t>verif</w:t>
      </w:r>
      <w:r w:rsidR="00C93910">
        <w:t>ied</w:t>
      </w:r>
      <w:r>
        <w:t xml:space="preserve"> with APS Payments </w:t>
      </w:r>
      <w:r w:rsidR="00C93910">
        <w:t xml:space="preserve">proactively. </w:t>
      </w:r>
      <w:r>
        <w:t xml:space="preserve">  </w:t>
      </w:r>
    </w:p>
    <w:p w14:paraId="5C8EFB5B" w14:textId="51B2CFC1" w:rsidR="00B71E9A" w:rsidRDefault="00B71E9A" w:rsidP="00B71E9A">
      <w:r>
        <w:t>The MAS90 folder and subfolders must have full rights for the users to create/modify/erase temporary files and logs.</w:t>
      </w:r>
    </w:p>
    <w:p w14:paraId="2340800F" w14:textId="1ED608F9" w:rsidR="00BB5772" w:rsidRDefault="00B71E9A" w:rsidP="00BB5772">
      <w:r>
        <w:t>Both server and workstations should be currently patched, support TLS 1.2, and be able to access the Internet.  Any firewall and proxy security must allow access to APS</w:t>
      </w:r>
      <w:r w:rsidR="009D646E">
        <w:t>Pays</w:t>
      </w:r>
      <w:r>
        <w:t xml:space="preserve"> </w:t>
      </w:r>
      <w:r w:rsidR="009D646E">
        <w:t>G</w:t>
      </w:r>
      <w:r>
        <w:t>ateway.</w:t>
      </w:r>
      <w:r w:rsidR="00112D58">
        <w:t xml:space="preserve"> </w:t>
      </w:r>
    </w:p>
    <w:p w14:paraId="1422FB12" w14:textId="17362AFC" w:rsidR="005D242E" w:rsidRDefault="005D242E" w:rsidP="00BB5772">
      <w:r>
        <w:t xml:space="preserve">The workstation OS must be 64-bit </w:t>
      </w:r>
      <w:r w:rsidR="00AE348B">
        <w:t>to</w:t>
      </w:r>
      <w:r>
        <w:t xml:space="preserve"> support EMV processing. </w:t>
      </w:r>
    </w:p>
    <w:p w14:paraId="17F61C34" w14:textId="0854FB57" w:rsidR="00112D58" w:rsidRDefault="00112D58" w:rsidP="00BB5772">
      <w:r>
        <w:t>Anti-Virus Exclusions and Settings:</w:t>
      </w:r>
    </w:p>
    <w:p w14:paraId="53B29B59" w14:textId="2FE38785" w:rsidR="00112D58" w:rsidRDefault="00112D58" w:rsidP="00112D58">
      <w:r>
        <w:t>Exclude the MAS90 and Crystal Reports directories on the server and workstations from any “active protection” or “real-time scanning” settings.</w:t>
      </w:r>
    </w:p>
    <w:p w14:paraId="1424F6BD" w14:textId="73BAF759" w:rsidR="00112D58" w:rsidRDefault="00112D58" w:rsidP="00112D58">
      <w:r>
        <w:t>Exclude the following files from any “active protection” or “real-time scanning” settings: .M4T; .M4L; .M4P. PVX;</w:t>
      </w:r>
      <w:r w:rsidR="006C3CA0">
        <w:t xml:space="preserve"> </w:t>
      </w:r>
      <w:r>
        <w:t>.RPT;. SOA; PVC; .UI; .DD;</w:t>
      </w:r>
      <w:r w:rsidR="006C3CA0">
        <w:t xml:space="preserve"> </w:t>
      </w:r>
      <w:r>
        <w:t>.DDE; .DDF; .LIB; .XEQ</w:t>
      </w:r>
    </w:p>
    <w:p w14:paraId="691A65A2" w14:textId="44B4C4CE" w:rsidR="00112D58" w:rsidRDefault="00112D58" w:rsidP="00112D58">
      <w:r>
        <w:t>Disable any aggressive scanning utilities that may interfere with operations.</w:t>
      </w:r>
    </w:p>
    <w:p w14:paraId="70BBCC56" w14:textId="5D84BD3C" w:rsidR="00112D58" w:rsidRDefault="00112D58" w:rsidP="00112D58">
      <w:r>
        <w:t>Disable the scanning of Network Drives. If there is a mapped drive on the workstation to the MAS90 directory exclude the mapped drive from the “active protection” or “real-time scanning” settings.</w:t>
      </w:r>
    </w:p>
    <w:p w14:paraId="6F9AF7A6" w14:textId="485C88E1" w:rsidR="00112D58" w:rsidRDefault="00112D58" w:rsidP="00112D58">
      <w:r>
        <w:t xml:space="preserve">Norton Anti-Virus: disable </w:t>
      </w:r>
      <w:proofErr w:type="spellStart"/>
      <w:r>
        <w:t>Smartscan</w:t>
      </w:r>
      <w:proofErr w:type="spellEnd"/>
      <w:r>
        <w:t xml:space="preserve"> Technology.</w:t>
      </w:r>
    </w:p>
    <w:p w14:paraId="3F3AF513" w14:textId="77CC0967" w:rsidR="00112D58" w:rsidRDefault="00112D58" w:rsidP="00112D58">
      <w:r>
        <w:t>Symantec Anti-Virus: disable Tamper Protection as this can cause extreme lockups; change the Proactive Threat Scanning from “DEFAULT” to “Once A Day”; change the scan settings to “files that have been modified” instead of “files that have been accessed”; avoid installing the Symantec End Point Client directly onto the server as the scans will slow all of the server processes.</w:t>
      </w:r>
    </w:p>
    <w:p w14:paraId="1822B39D" w14:textId="7B77E128" w:rsidR="00112D58" w:rsidRDefault="00112D58" w:rsidP="00112D58"/>
    <w:p w14:paraId="4105BEBB" w14:textId="77777777" w:rsidR="00AE348B" w:rsidRDefault="00AE348B" w:rsidP="00112D58"/>
    <w:p w14:paraId="6640AC34" w14:textId="5A1B35EF" w:rsidR="00392DFA" w:rsidRDefault="00392DFA" w:rsidP="00112D58"/>
    <w:p w14:paraId="7C7D7A31" w14:textId="1F022045" w:rsidR="00706EC5" w:rsidRDefault="00BB5772" w:rsidP="00233A6C">
      <w:pPr>
        <w:pStyle w:val="Heading3"/>
        <w:rPr>
          <w:rFonts w:ascii="Raleway Light" w:hAnsi="Raleway Light"/>
        </w:rPr>
      </w:pPr>
      <w:bookmarkStart w:id="12" w:name="_Installation_of_the"/>
      <w:bookmarkStart w:id="13" w:name="_Toc47302809"/>
      <w:bookmarkEnd w:id="12"/>
      <w:r>
        <w:rPr>
          <w:rFonts w:ascii="Raleway Light" w:hAnsi="Raleway Light"/>
        </w:rPr>
        <w:lastRenderedPageBreak/>
        <w:t>Installat</w:t>
      </w:r>
      <w:r w:rsidR="00502A71">
        <w:rPr>
          <w:rFonts w:ascii="Raleway Light" w:hAnsi="Raleway Light"/>
        </w:rPr>
        <w:t xml:space="preserve">ion of the </w:t>
      </w:r>
      <w:r w:rsidR="00114072">
        <w:t xml:space="preserve">APSPays </w:t>
      </w:r>
      <w:r w:rsidR="00DB0BC7">
        <w:t>Addition</w:t>
      </w:r>
      <w:bookmarkEnd w:id="13"/>
    </w:p>
    <w:p w14:paraId="74C59339" w14:textId="481351A3" w:rsidR="00BB5772" w:rsidRDefault="00BB5772" w:rsidP="00BB5772">
      <w:r>
        <w:t xml:space="preserve">In addition to this manual, a zip file necessary to the set up the </w:t>
      </w:r>
      <w:r w:rsidR="00114072">
        <w:t xml:space="preserve">APSPays </w:t>
      </w:r>
      <w:r w:rsidR="00DB0BC7">
        <w:t>Addition</w:t>
      </w:r>
      <w:r w:rsidR="00114072">
        <w:t xml:space="preserve"> </w:t>
      </w:r>
      <w:r>
        <w:t>has been sent. Load and save this zip file in an easy</w:t>
      </w:r>
      <w:r w:rsidR="00BD3A1D">
        <w:t>-</w:t>
      </w:r>
      <w:r>
        <w:t>to</w:t>
      </w:r>
      <w:r w:rsidR="00BD3A1D">
        <w:t>-</w:t>
      </w:r>
      <w:r>
        <w:t xml:space="preserve">find location. </w:t>
      </w:r>
    </w:p>
    <w:p w14:paraId="5AADE16C" w14:textId="53FE2BEC" w:rsidR="00BB5772" w:rsidRPr="005F4468" w:rsidRDefault="00D24256" w:rsidP="00C458D7">
      <w:pPr>
        <w:spacing w:after="230" w:line="239" w:lineRule="auto"/>
        <w:ind w:right="-11"/>
        <w:rPr>
          <w:color w:val="F79521"/>
        </w:rPr>
      </w:pPr>
      <w:r>
        <w:rPr>
          <w:rFonts w:ascii="Raleway Light" w:hAnsi="Raleway Light"/>
          <w:b/>
          <w:color w:val="F79521"/>
        </w:rPr>
        <w:t>*</w:t>
      </w:r>
      <w:r w:rsidR="00A175C5">
        <w:rPr>
          <w:rFonts w:ascii="Raleway Light" w:hAnsi="Raleway Light"/>
          <w:b/>
          <w:color w:val="F79521"/>
        </w:rPr>
        <w:t>NOTE</w:t>
      </w:r>
      <w:r w:rsidR="00BB5772" w:rsidRPr="00D24256">
        <w:rPr>
          <w:rFonts w:ascii="Raleway Light" w:hAnsi="Raleway Light"/>
          <w:b/>
          <w:color w:val="F79521"/>
        </w:rPr>
        <w:t>*</w:t>
      </w:r>
      <w:r w:rsidR="00BB5772" w:rsidRPr="00922425">
        <w:rPr>
          <w:rFonts w:ascii="Raleway Light" w:hAnsi="Raleway Light"/>
          <w:color w:val="F79521"/>
          <w:sz w:val="24"/>
        </w:rPr>
        <w:t xml:space="preserve"> </w:t>
      </w:r>
      <w:r w:rsidR="00BB5772" w:rsidRPr="00922425">
        <w:rPr>
          <w:color w:val="F79521"/>
        </w:rPr>
        <w:t xml:space="preserve">This </w:t>
      </w:r>
      <w:r w:rsidR="00BB5772" w:rsidRPr="009B116E">
        <w:rPr>
          <w:color w:val="F79521"/>
        </w:rPr>
        <w:t xml:space="preserve">download should only be initiated while all users are logged out of Sage </w:t>
      </w:r>
      <w:r w:rsidR="00F53A3D">
        <w:rPr>
          <w:color w:val="F79521"/>
        </w:rPr>
        <w:t>100</w:t>
      </w:r>
      <w:r w:rsidR="00C458D7">
        <w:rPr>
          <w:color w:val="F79521"/>
        </w:rPr>
        <w:t xml:space="preserve"> and all services stopped. You should have a recent instance backup and temporarily disable any active Anti-Virus Software. </w:t>
      </w:r>
      <w:r w:rsidR="00F53A3D">
        <w:rPr>
          <w:color w:val="F79521"/>
        </w:rPr>
        <w:t xml:space="preserve"> </w:t>
      </w:r>
      <w:r w:rsidR="00BB5772" w:rsidRPr="009B116E">
        <w:rPr>
          <w:color w:val="F79521"/>
        </w:rPr>
        <w:t xml:space="preserve">Please let your APS Representative know if you were previously processing with </w:t>
      </w:r>
      <w:proofErr w:type="spellStart"/>
      <w:r w:rsidR="00BB5772" w:rsidRPr="009B116E">
        <w:rPr>
          <w:color w:val="F79521"/>
        </w:rPr>
        <w:t>EBizSolutions</w:t>
      </w:r>
      <w:proofErr w:type="spellEnd"/>
      <w:r w:rsidR="00BB5772" w:rsidRPr="009B116E">
        <w:rPr>
          <w:color w:val="F79521"/>
        </w:rPr>
        <w:t xml:space="preserve"> as </w:t>
      </w:r>
      <w:r w:rsidR="00C458D7">
        <w:rPr>
          <w:color w:val="F79521"/>
        </w:rPr>
        <w:t>their module must be uninstalled before the steps below can be initiated.</w:t>
      </w:r>
      <w:r w:rsidR="00BB5772" w:rsidRPr="009B116E">
        <w:rPr>
          <w:color w:val="F79521"/>
        </w:rPr>
        <w:t xml:space="preserve">  </w:t>
      </w:r>
    </w:p>
    <w:p w14:paraId="395761BE" w14:textId="24928F29" w:rsidR="00BB5772" w:rsidRDefault="00F85613" w:rsidP="001C64B5">
      <w:pPr>
        <w:pStyle w:val="ListParagraph"/>
        <w:numPr>
          <w:ilvl w:val="0"/>
          <w:numId w:val="1"/>
        </w:numPr>
      </w:pPr>
      <w:r>
        <w:t>Locate</w:t>
      </w:r>
      <w:r w:rsidR="00BB5772">
        <w:t xml:space="preserve"> the </w:t>
      </w:r>
      <w:r w:rsidR="00114072">
        <w:t xml:space="preserve">APSPays </w:t>
      </w:r>
      <w:r w:rsidR="00DB0BC7">
        <w:t>Addition</w:t>
      </w:r>
      <w:r w:rsidR="00BB5772">
        <w:t>. Right-</w:t>
      </w:r>
      <w:r w:rsidR="004B7165">
        <w:t>c</w:t>
      </w:r>
      <w:r w:rsidR="00BB5772">
        <w:t>lick the file and choose “Run as Administrator</w:t>
      </w:r>
      <w:r w:rsidR="00917D03">
        <w:t>”.</w:t>
      </w:r>
    </w:p>
    <w:p w14:paraId="1D85B01C" w14:textId="5557F7A6" w:rsidR="00314E1C" w:rsidRDefault="00D960BE" w:rsidP="00314E1C">
      <w:pPr>
        <w:pStyle w:val="ListParagraph"/>
        <w:jc w:val="center"/>
      </w:pPr>
      <w:r>
        <w:rPr>
          <w:noProof/>
        </w:rPr>
        <w:drawing>
          <wp:inline distT="0" distB="0" distL="0" distR="0" wp14:anchorId="144E5E73" wp14:editId="224893B9">
            <wp:extent cx="2760785" cy="2146662"/>
            <wp:effectExtent l="0" t="0" r="1905" b="63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2085" cy="2170999"/>
                    </a:xfrm>
                    <a:prstGeom prst="rect">
                      <a:avLst/>
                    </a:prstGeom>
                  </pic:spPr>
                </pic:pic>
              </a:graphicData>
            </a:graphic>
          </wp:inline>
        </w:drawing>
      </w:r>
    </w:p>
    <w:p w14:paraId="684D7A6E" w14:textId="059426D1" w:rsidR="00BB5772" w:rsidRDefault="00BB5772" w:rsidP="00BB5772">
      <w:pPr>
        <w:pStyle w:val="ListParagraph"/>
        <w:jc w:val="center"/>
      </w:pPr>
      <w:r w:rsidRPr="00BB5772">
        <w:rPr>
          <w:rFonts w:ascii="Times New Roman" w:hAnsi="Times New Roman" w:cs="Times New Roman"/>
          <w:noProof/>
        </w:rPr>
        <w:t xml:space="preserve"> </w:t>
      </w:r>
    </w:p>
    <w:p w14:paraId="44B2D280" w14:textId="77777777" w:rsidR="00C458D7" w:rsidRDefault="00BB5772" w:rsidP="001C64B5">
      <w:pPr>
        <w:pStyle w:val="ListParagraph"/>
        <w:numPr>
          <w:ilvl w:val="0"/>
          <w:numId w:val="1"/>
        </w:numPr>
      </w:pPr>
      <w:r>
        <w:t xml:space="preserve">Follow the </w:t>
      </w:r>
      <w:r w:rsidRPr="00BB5772">
        <w:rPr>
          <w:b/>
        </w:rPr>
        <w:t>N</w:t>
      </w:r>
      <w:r w:rsidR="007E11E1">
        <w:rPr>
          <w:b/>
        </w:rPr>
        <w:t>ext</w:t>
      </w:r>
      <w:r>
        <w:t xml:space="preserve"> prompts until a screen displays to locate and select the MAS90 folder for the Sage 100 instance this customization is being installed to.  </w:t>
      </w:r>
    </w:p>
    <w:p w14:paraId="72295DA9" w14:textId="74E4E494" w:rsidR="00BB5772" w:rsidRDefault="00D960BE" w:rsidP="00C458D7">
      <w:pPr>
        <w:ind w:left="360"/>
        <w:jc w:val="center"/>
      </w:pPr>
      <w:r>
        <w:rPr>
          <w:noProof/>
        </w:rPr>
        <w:drawing>
          <wp:inline distT="0" distB="0" distL="0" distR="0" wp14:anchorId="4AA933C1" wp14:editId="5F2A4D50">
            <wp:extent cx="2936630" cy="2283392"/>
            <wp:effectExtent l="0" t="0" r="0" b="317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7696" cy="2299772"/>
                    </a:xfrm>
                    <a:prstGeom prst="rect">
                      <a:avLst/>
                    </a:prstGeom>
                  </pic:spPr>
                </pic:pic>
              </a:graphicData>
            </a:graphic>
          </wp:inline>
        </w:drawing>
      </w:r>
    </w:p>
    <w:p w14:paraId="37FB1900" w14:textId="13D129EB" w:rsidR="00BB5772" w:rsidRDefault="00BB5772" w:rsidP="001C64B5">
      <w:pPr>
        <w:pStyle w:val="ListParagraph"/>
        <w:numPr>
          <w:ilvl w:val="0"/>
          <w:numId w:val="1"/>
        </w:numPr>
      </w:pPr>
      <w:r>
        <w:t xml:space="preserve">Once a valid Destination Folder has been entered, the </w:t>
      </w:r>
      <w:r w:rsidRPr="0031637C">
        <w:rPr>
          <w:b/>
        </w:rPr>
        <w:t>Install</w:t>
      </w:r>
      <w:r>
        <w:t xml:space="preserve"> button will be enabled. Click </w:t>
      </w:r>
      <w:r w:rsidRPr="0031637C">
        <w:rPr>
          <w:b/>
        </w:rPr>
        <w:t>Install</w:t>
      </w:r>
      <w:r>
        <w:t xml:space="preserve"> to proceed.</w:t>
      </w:r>
    </w:p>
    <w:p w14:paraId="5A41DC35" w14:textId="763430B8" w:rsidR="009F3997" w:rsidRDefault="009F3997" w:rsidP="001C64B5">
      <w:pPr>
        <w:pStyle w:val="ListParagraph"/>
        <w:numPr>
          <w:ilvl w:val="0"/>
          <w:numId w:val="1"/>
        </w:numPr>
      </w:pPr>
      <w:r>
        <w:t>After installation, if you previously had APSPays version 608 or higher, go to the MAS90\ASI folder and click on the RemoveEMV.bat file to remove the old EMV files.</w:t>
      </w:r>
    </w:p>
    <w:p w14:paraId="40D18C20" w14:textId="106E7D56" w:rsidR="000E077F" w:rsidRDefault="00BB5772" w:rsidP="000E077F">
      <w:pPr>
        <w:pStyle w:val="Heading3"/>
        <w:rPr>
          <w:rFonts w:ascii="Raleway Light" w:hAnsi="Raleway Light"/>
        </w:rPr>
      </w:pPr>
      <w:bookmarkStart w:id="14" w:name="_Update_the_SY_Company"/>
      <w:bookmarkEnd w:id="14"/>
      <w:r>
        <w:lastRenderedPageBreak/>
        <w:t xml:space="preserve"> </w:t>
      </w:r>
      <w:bookmarkStart w:id="15" w:name="_Toc47302810"/>
      <w:r w:rsidR="00D53D2C">
        <w:rPr>
          <w:rFonts w:ascii="Raleway Light" w:hAnsi="Raleway Light"/>
        </w:rPr>
        <w:t>Preparing Sage</w:t>
      </w:r>
      <w:r w:rsidR="00F53A3D">
        <w:rPr>
          <w:rFonts w:ascii="Raleway Light" w:hAnsi="Raleway Light"/>
        </w:rPr>
        <w:t xml:space="preserve"> 100</w:t>
      </w:r>
      <w:bookmarkEnd w:id="15"/>
    </w:p>
    <w:p w14:paraId="3C070ACC" w14:textId="437F48E0" w:rsidR="000E077F" w:rsidRPr="000E077F" w:rsidRDefault="000E077F" w:rsidP="000E077F">
      <w:r>
        <w:t xml:space="preserve">Start the Sage 100 ERP and log in as an Administrative user. </w:t>
      </w:r>
    </w:p>
    <w:p w14:paraId="6D537087" w14:textId="544D5E3B" w:rsidR="000E077F" w:rsidRDefault="000E077F" w:rsidP="001C64B5">
      <w:pPr>
        <w:pStyle w:val="ListParagraph"/>
        <w:numPr>
          <w:ilvl w:val="0"/>
          <w:numId w:val="8"/>
        </w:numPr>
      </w:pPr>
      <w:r w:rsidRPr="00D95AAE">
        <w:t>Company Maintenance Data Conversion</w:t>
      </w:r>
      <w:r w:rsidRPr="00502A71">
        <w:rPr>
          <w:b/>
        </w:rPr>
        <w:t>–</w:t>
      </w:r>
      <w:r>
        <w:t xml:space="preserve"> Navigate to</w:t>
      </w:r>
      <w:r w:rsidRPr="00D53D2C">
        <w:t xml:space="preserve"> </w:t>
      </w:r>
      <w:r w:rsidRPr="004B7165">
        <w:rPr>
          <w:b/>
        </w:rPr>
        <w:t>Library Master&gt; Main&gt; Company Maintenance</w:t>
      </w:r>
      <w:r>
        <w:t xml:space="preserve"> and use the </w:t>
      </w:r>
      <w:r w:rsidRPr="00502A71">
        <w:rPr>
          <w:b/>
        </w:rPr>
        <w:t xml:space="preserve">Convert </w:t>
      </w:r>
      <w:r>
        <w:t>button on the top right to bring all data to the current level.</w:t>
      </w:r>
    </w:p>
    <w:p w14:paraId="29E830D2" w14:textId="3F9BA852" w:rsidR="000E077F" w:rsidRDefault="00125839" w:rsidP="000E077F">
      <w:pPr>
        <w:pStyle w:val="ListParagraph"/>
        <w:jc w:val="center"/>
      </w:pPr>
      <w:r>
        <w:rPr>
          <w:noProof/>
        </w:rPr>
        <mc:AlternateContent>
          <mc:Choice Requires="wps">
            <w:drawing>
              <wp:anchor distT="0" distB="0" distL="114300" distR="114300" simplePos="0" relativeHeight="251668480" behindDoc="0" locked="0" layoutInCell="1" allowOverlap="1" wp14:anchorId="51952B41" wp14:editId="62DD428A">
                <wp:simplePos x="0" y="0"/>
                <wp:positionH relativeFrom="column">
                  <wp:posOffset>4941278</wp:posOffset>
                </wp:positionH>
                <wp:positionV relativeFrom="paragraph">
                  <wp:posOffset>245257</wp:posOffset>
                </wp:positionV>
                <wp:extent cx="585714" cy="263525"/>
                <wp:effectExtent l="0" t="0" r="24130" b="22225"/>
                <wp:wrapNone/>
                <wp:docPr id="19" name="Oval 19"/>
                <wp:cNvGraphicFramePr/>
                <a:graphic xmlns:a="http://schemas.openxmlformats.org/drawingml/2006/main">
                  <a:graphicData uri="http://schemas.microsoft.com/office/word/2010/wordprocessingShape">
                    <wps:wsp>
                      <wps:cNvSpPr/>
                      <wps:spPr>
                        <a:xfrm>
                          <a:off x="0" y="0"/>
                          <a:ext cx="585714" cy="263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13FF85" id="Oval 19" o:spid="_x0000_s1026" style="position:absolute;margin-left:389.1pt;margin-top:19.3pt;width:46.1pt;height:2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" filled="f" strokecolor="red" strokeweight="1pt">
                <v:stroke joinstyle="miter"/>
              </v:oval>
            </w:pict>
          </mc:Fallback>
        </mc:AlternateContent>
      </w:r>
      <w:r>
        <w:rPr>
          <w:noProof/>
        </w:rPr>
        <w:drawing>
          <wp:inline distT="0" distB="0" distL="0" distR="0" wp14:anchorId="258A8498" wp14:editId="3E51F429">
            <wp:extent cx="4648200" cy="110309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0604" cy="1120275"/>
                    </a:xfrm>
                    <a:prstGeom prst="rect">
                      <a:avLst/>
                    </a:prstGeom>
                  </pic:spPr>
                </pic:pic>
              </a:graphicData>
            </a:graphic>
          </wp:inline>
        </w:drawing>
      </w:r>
    </w:p>
    <w:p w14:paraId="2B6182D1" w14:textId="7F293BF4" w:rsidR="00F14E12" w:rsidRDefault="00F14E12" w:rsidP="001C64B5">
      <w:pPr>
        <w:pStyle w:val="ListParagraph"/>
        <w:numPr>
          <w:ilvl w:val="0"/>
          <w:numId w:val="8"/>
        </w:numPr>
      </w:pPr>
      <w:r w:rsidRPr="00D95AAE">
        <w:t>Role Maintenance</w:t>
      </w:r>
      <w:r>
        <w:t xml:space="preserve">- Navigate to </w:t>
      </w:r>
      <w:r w:rsidRPr="004B7165">
        <w:rPr>
          <w:b/>
        </w:rPr>
        <w:t>Library Master&gt; Main&gt; Role Maintenance</w:t>
      </w:r>
      <w:r>
        <w:t xml:space="preserve"> and add the new APS permissions to the appropriate roles.</w:t>
      </w:r>
      <w:r w:rsidR="00D648B3">
        <w:t xml:space="preserve"> These are located under </w:t>
      </w:r>
      <w:r w:rsidR="00D648B3" w:rsidRPr="004B7165">
        <w:rPr>
          <w:b/>
        </w:rPr>
        <w:t>Accounts Receivable</w:t>
      </w:r>
      <w:r w:rsidR="00D648B3">
        <w:t xml:space="preserve"> and </w:t>
      </w:r>
      <w:r w:rsidR="00D648B3" w:rsidRPr="004B7165">
        <w:rPr>
          <w:b/>
        </w:rPr>
        <w:t>Library Master</w:t>
      </w:r>
      <w:r w:rsidR="00D648B3">
        <w:t xml:space="preserve">, both on the </w:t>
      </w:r>
      <w:r w:rsidR="00B543D2" w:rsidRPr="004B7165">
        <w:rPr>
          <w:b/>
        </w:rPr>
        <w:t>Tasks</w:t>
      </w:r>
      <w:r w:rsidR="00B543D2">
        <w:t xml:space="preserve"> </w:t>
      </w:r>
      <w:r w:rsidR="00B543D2" w:rsidRPr="004B7165">
        <w:rPr>
          <w:b/>
        </w:rPr>
        <w:t>and Security Events</w:t>
      </w:r>
      <w:r w:rsidR="00B543D2">
        <w:t xml:space="preserve"> tabs. </w:t>
      </w:r>
    </w:p>
    <w:p w14:paraId="644ED9F1" w14:textId="01C4F969" w:rsidR="00942179" w:rsidRDefault="000E077F" w:rsidP="001C64B5">
      <w:pPr>
        <w:pStyle w:val="ListParagraph"/>
        <w:numPr>
          <w:ilvl w:val="0"/>
          <w:numId w:val="8"/>
        </w:numPr>
        <w:rPr>
          <w:rFonts w:ascii="Times New Roman" w:hAnsi="Times New Roman" w:cs="Times New Roman"/>
          <w:bCs/>
          <w:iCs/>
          <w:noProof/>
        </w:rPr>
      </w:pPr>
      <w:r w:rsidRPr="00D95AAE">
        <w:t>Customizer Utilities</w:t>
      </w:r>
      <w:r>
        <w:t xml:space="preserve"> – Navigate to </w:t>
      </w:r>
      <w:r w:rsidRPr="004B7165">
        <w:rPr>
          <w:b/>
        </w:rPr>
        <w:t>Custom Office&gt; Utilities</w:t>
      </w:r>
      <w:r>
        <w:t xml:space="preserve"> and </w:t>
      </w:r>
      <w:r w:rsidRPr="004B7165">
        <w:rPr>
          <w:b/>
        </w:rPr>
        <w:t>Rebuild Customizer Log</w:t>
      </w:r>
      <w:r>
        <w:t xml:space="preserve"> and </w:t>
      </w:r>
      <w:r w:rsidRPr="004B7165">
        <w:rPr>
          <w:b/>
        </w:rPr>
        <w:t>Update Custom Panels to Current Level</w:t>
      </w:r>
      <w:r w:rsidR="00D53D2C">
        <w:t>.</w:t>
      </w:r>
      <w:r w:rsidR="00D53D2C" w:rsidRPr="00112D58">
        <w:rPr>
          <w:rFonts w:ascii="Times New Roman" w:hAnsi="Times New Roman" w:cs="Times New Roman"/>
          <w:bCs/>
          <w:iCs/>
          <w:noProof/>
        </w:rPr>
        <w:t xml:space="preserve"> </w:t>
      </w:r>
    </w:p>
    <w:p w14:paraId="7EBF08E3" w14:textId="56434911" w:rsidR="00B1177D" w:rsidRPr="00942179" w:rsidRDefault="00942179" w:rsidP="00942179">
      <w:pPr>
        <w:rPr>
          <w:rFonts w:ascii="Times New Roman" w:hAnsi="Times New Roman" w:cs="Times New Roman"/>
          <w:bCs/>
          <w:iCs/>
          <w:noProof/>
        </w:rPr>
      </w:pPr>
      <w:r>
        <w:rPr>
          <w:rFonts w:ascii="Times New Roman" w:hAnsi="Times New Roman" w:cs="Times New Roman"/>
          <w:bCs/>
          <w:iCs/>
          <w:noProof/>
        </w:rPr>
        <w:br w:type="page"/>
      </w:r>
    </w:p>
    <w:p w14:paraId="6D8D13DB" w14:textId="4DD81D43" w:rsidR="00706EC5" w:rsidRDefault="00706EC5" w:rsidP="00233A6C">
      <w:pPr>
        <w:pStyle w:val="Heading3"/>
        <w:rPr>
          <w:rFonts w:ascii="Raleway Light" w:hAnsi="Raleway Light"/>
        </w:rPr>
      </w:pPr>
      <w:bookmarkStart w:id="16" w:name="_Toc47302811"/>
      <w:r w:rsidRPr="00EE3C7F">
        <w:rPr>
          <w:rFonts w:ascii="Raleway Light" w:hAnsi="Raleway Light"/>
        </w:rPr>
        <w:lastRenderedPageBreak/>
        <w:t xml:space="preserve">Card Conversion </w:t>
      </w:r>
      <w:r w:rsidR="00E004D6">
        <w:rPr>
          <w:rFonts w:ascii="Raleway Light" w:hAnsi="Raleway Light"/>
        </w:rPr>
        <w:t>and Activating APS</w:t>
      </w:r>
      <w:bookmarkEnd w:id="16"/>
    </w:p>
    <w:p w14:paraId="583FAF78" w14:textId="128EFCCA" w:rsidR="008B5E51" w:rsidRDefault="008B5E51" w:rsidP="005D39F0">
      <w:r>
        <w:t>To convert Credit Card and ACH Data</w:t>
      </w:r>
      <w:r w:rsidR="00DD08D0">
        <w:t xml:space="preserve"> use one of the two options that have been added to the </w:t>
      </w:r>
      <w:r w:rsidR="00DD08D0" w:rsidRPr="001A6004">
        <w:rPr>
          <w:b/>
        </w:rPr>
        <w:t>Accounts Receivable &gt; Setup</w:t>
      </w:r>
      <w:r w:rsidR="00DD08D0">
        <w:t xml:space="preserve"> menu</w:t>
      </w:r>
      <w:r>
        <w:t xml:space="preserve"> </w:t>
      </w:r>
    </w:p>
    <w:p w14:paraId="69A92A68" w14:textId="54ED8086" w:rsidR="005D39F0" w:rsidRDefault="00A66D1B" w:rsidP="005D39F0">
      <w:r>
        <w:rPr>
          <w:b/>
        </w:rPr>
        <w:t xml:space="preserve">Option 1: </w:t>
      </w:r>
      <w:r w:rsidR="005D39F0" w:rsidRPr="005D39F0">
        <w:rPr>
          <w:b/>
        </w:rPr>
        <w:t>Convert Cards and Activate APS</w:t>
      </w:r>
      <w:r w:rsidR="005D39F0">
        <w:t xml:space="preserve"> – Choose this option if a single APS Payments merchant account is being integrated to a single Sage 100 company, even if there are no card records to be converted.  </w:t>
      </w:r>
    </w:p>
    <w:p w14:paraId="19CCC029" w14:textId="230B7CD0" w:rsidR="005D39F0" w:rsidRDefault="00E86AB2" w:rsidP="005D39F0">
      <w:pPr>
        <w:jc w:val="center"/>
      </w:pPr>
      <w:r>
        <w:rPr>
          <w:noProof/>
        </w:rPr>
        <w:drawing>
          <wp:inline distT="0" distB="0" distL="0" distR="0" wp14:anchorId="4DB94BFD" wp14:editId="1BB8FE96">
            <wp:extent cx="3709852" cy="151142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4451" cy="1554035"/>
                    </a:xfrm>
                    <a:prstGeom prst="rect">
                      <a:avLst/>
                    </a:prstGeom>
                  </pic:spPr>
                </pic:pic>
              </a:graphicData>
            </a:graphic>
          </wp:inline>
        </w:drawing>
      </w:r>
    </w:p>
    <w:p w14:paraId="3AB44272" w14:textId="2F1C6BEE" w:rsidR="00942179" w:rsidRDefault="009C1871" w:rsidP="009C1871">
      <w:r w:rsidRPr="00AE5145">
        <w:rPr>
          <w:b/>
        </w:rPr>
        <w:t>APS Merchant</w:t>
      </w:r>
      <w:r>
        <w:rPr>
          <w:b/>
        </w:rPr>
        <w:t xml:space="preserve"> API Key</w:t>
      </w:r>
      <w:r w:rsidRPr="00AE5145">
        <w:t xml:space="preserve">– Gateway API </w:t>
      </w:r>
      <w:r>
        <w:t>Key</w:t>
      </w:r>
      <w:r w:rsidRPr="00AE5145">
        <w:t>.</w:t>
      </w:r>
      <w:r>
        <w:t xml:space="preserve"> </w:t>
      </w:r>
      <w:r w:rsidRPr="00AE5145">
        <w:t xml:space="preserve">Enter the </w:t>
      </w:r>
      <w:r>
        <w:t>API Key</w:t>
      </w:r>
      <w:r w:rsidRPr="00AE5145">
        <w:t xml:space="preserve"> provided by APS Payments.</w:t>
      </w:r>
    </w:p>
    <w:p w14:paraId="70656699" w14:textId="77777777" w:rsidR="00942179" w:rsidRDefault="00942179">
      <w:r>
        <w:br w:type="page"/>
      </w:r>
    </w:p>
    <w:p w14:paraId="1BD2B30B" w14:textId="63052C37" w:rsidR="00C9186A" w:rsidRDefault="00A66D1B" w:rsidP="005D39F0">
      <w:r>
        <w:rPr>
          <w:b/>
        </w:rPr>
        <w:lastRenderedPageBreak/>
        <w:t xml:space="preserve">Option 2: </w:t>
      </w:r>
      <w:r w:rsidR="005D39F0" w:rsidRPr="005D39F0">
        <w:rPr>
          <w:b/>
        </w:rPr>
        <w:t>Convert Cards to APS by Payment Type</w:t>
      </w:r>
      <w:r w:rsidR="005D39F0">
        <w:t xml:space="preserve"> – Choose this option if multiple APS Payments merchant accounts are being integrated into a single Sage 100 company</w:t>
      </w:r>
      <w:r w:rsidR="008C1B61">
        <w:t>.</w:t>
      </w:r>
      <w:r w:rsidR="00107B30">
        <w:t xml:space="preserve"> </w:t>
      </w:r>
    </w:p>
    <w:p w14:paraId="7D2B8017" w14:textId="4EB42406" w:rsidR="005D39F0" w:rsidRDefault="00942179" w:rsidP="00C9186A">
      <w:pPr>
        <w:jc w:val="center"/>
      </w:pPr>
      <w:r>
        <w:rPr>
          <w:noProof/>
        </w:rPr>
        <w:drawing>
          <wp:inline distT="0" distB="0" distL="0" distR="0" wp14:anchorId="7A574FC7" wp14:editId="4BCE9197">
            <wp:extent cx="3814354" cy="2716505"/>
            <wp:effectExtent l="0" t="0" r="0" b="825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6560" cy="2753685"/>
                    </a:xfrm>
                    <a:prstGeom prst="rect">
                      <a:avLst/>
                    </a:prstGeom>
                  </pic:spPr>
                </pic:pic>
              </a:graphicData>
            </a:graphic>
          </wp:inline>
        </w:drawing>
      </w:r>
    </w:p>
    <w:p w14:paraId="52500516" w14:textId="77777777" w:rsidR="0051224F" w:rsidRDefault="0051224F" w:rsidP="0051224F">
      <w:r w:rsidRPr="00AE5145">
        <w:rPr>
          <w:b/>
        </w:rPr>
        <w:t>APS Merchant</w:t>
      </w:r>
      <w:r>
        <w:rPr>
          <w:b/>
        </w:rPr>
        <w:t xml:space="preserve"> API Key</w:t>
      </w:r>
      <w:r w:rsidRPr="00AE5145">
        <w:t xml:space="preserve">– Gateway API </w:t>
      </w:r>
      <w:r>
        <w:t>Key</w:t>
      </w:r>
      <w:r w:rsidRPr="00AE5145">
        <w:t>.</w:t>
      </w:r>
      <w:r>
        <w:t xml:space="preserve"> </w:t>
      </w:r>
      <w:r w:rsidRPr="00AE5145">
        <w:t xml:space="preserve">Enter the </w:t>
      </w:r>
      <w:r>
        <w:t>API Key</w:t>
      </w:r>
      <w:r w:rsidRPr="00AE5145">
        <w:t xml:space="preserve"> provided by APS Payments.</w:t>
      </w:r>
    </w:p>
    <w:p w14:paraId="4AEBDB88" w14:textId="77777777" w:rsidR="00EB05DA" w:rsidRDefault="00EB05DA" w:rsidP="00EB05DA">
      <w:r>
        <w:t>Proceed with Card and ACH Conversion:</w:t>
      </w:r>
    </w:p>
    <w:p w14:paraId="5551C633" w14:textId="02E7A958" w:rsidR="00EB05DA" w:rsidRDefault="00EB05DA" w:rsidP="00651C68">
      <w:pPr>
        <w:pStyle w:val="ListParagraph"/>
        <w:numPr>
          <w:ilvl w:val="0"/>
          <w:numId w:val="2"/>
        </w:numPr>
      </w:pPr>
      <w:r>
        <w:t>Once the</w:t>
      </w:r>
      <w:r w:rsidR="005D39F0">
        <w:t xml:space="preserve"> APS Merchant </w:t>
      </w:r>
      <w:r w:rsidR="00942179">
        <w:t>API key</w:t>
      </w:r>
      <w:r>
        <w:t>(s)</w:t>
      </w:r>
      <w:r w:rsidR="005D39F0">
        <w:t xml:space="preserve"> </w:t>
      </w:r>
      <w:r>
        <w:t>are entered</w:t>
      </w:r>
      <w:r w:rsidR="008C1B61">
        <w:t>,</w:t>
      </w:r>
      <w:r w:rsidR="005D39F0">
        <w:t xml:space="preserve"> click </w:t>
      </w:r>
      <w:r w:rsidR="005D39F0" w:rsidRPr="00EB05DA">
        <w:rPr>
          <w:b/>
        </w:rPr>
        <w:t>Proceed</w:t>
      </w:r>
      <w:r w:rsidR="005D39F0">
        <w:t>.</w:t>
      </w:r>
      <w:r w:rsidR="00651C68">
        <w:t xml:space="preserve">  After clicking </w:t>
      </w:r>
      <w:r w:rsidR="00651C68">
        <w:rPr>
          <w:b/>
          <w:bCs/>
        </w:rPr>
        <w:t>Proceed</w:t>
      </w:r>
      <w:r w:rsidR="00651C68">
        <w:t xml:space="preserve"> you will see a list of files being checked before the next step.</w:t>
      </w:r>
      <w:r w:rsidR="00651C68" w:rsidRPr="00651C68">
        <w:rPr>
          <w:noProof/>
        </w:rPr>
        <w:t xml:space="preserve"> </w:t>
      </w:r>
    </w:p>
    <w:p w14:paraId="3D2D6B8B" w14:textId="0D4A9AC0" w:rsidR="008B5E51" w:rsidRDefault="008B5E51" w:rsidP="008B5E51">
      <w:pPr>
        <w:spacing w:after="230" w:line="239" w:lineRule="auto"/>
        <w:ind w:right="-11"/>
        <w:jc w:val="both"/>
        <w:rPr>
          <w:color w:val="F79521"/>
        </w:rPr>
      </w:pPr>
      <w:r w:rsidRPr="00FD2F62">
        <w:rPr>
          <w:rFonts w:ascii="Raleway Light" w:hAnsi="Raleway Light"/>
          <w:b/>
          <w:color w:val="F79521"/>
        </w:rPr>
        <w:t>*</w:t>
      </w:r>
      <w:r w:rsidR="00A175C5">
        <w:rPr>
          <w:rFonts w:ascii="Raleway Light" w:hAnsi="Raleway Light"/>
          <w:b/>
          <w:color w:val="F79521"/>
        </w:rPr>
        <w:t>NOTE</w:t>
      </w:r>
      <w:r w:rsidRPr="00FD2F62">
        <w:rPr>
          <w:rFonts w:ascii="Raleway Light" w:hAnsi="Raleway Light"/>
          <w:b/>
          <w:color w:val="F79521"/>
        </w:rPr>
        <w:t>*</w:t>
      </w:r>
      <w:r w:rsidRPr="00FD2F62">
        <w:rPr>
          <w:rFonts w:ascii="Raleway Light" w:hAnsi="Raleway Light"/>
          <w:color w:val="F79521"/>
        </w:rPr>
        <w:t xml:space="preserve"> </w:t>
      </w:r>
      <w:r w:rsidRPr="0016791D">
        <w:rPr>
          <w:color w:val="F79521"/>
        </w:rPr>
        <w:t>Sage</w:t>
      </w:r>
      <w:r>
        <w:rPr>
          <w:color w:val="F79521"/>
        </w:rPr>
        <w:t xml:space="preserve"> Exchange Desktop</w:t>
      </w:r>
      <w:r w:rsidR="003607F8">
        <w:rPr>
          <w:color w:val="F79521"/>
        </w:rPr>
        <w:t>/Paya Connect Desktop</w:t>
      </w:r>
      <w:r>
        <w:rPr>
          <w:color w:val="F79521"/>
        </w:rPr>
        <w:t xml:space="preserve"> is required to run at this point. If SED</w:t>
      </w:r>
      <w:r w:rsidR="003607F8">
        <w:rPr>
          <w:color w:val="F79521"/>
        </w:rPr>
        <w:t>/PCD</w:t>
      </w:r>
      <w:r>
        <w:rPr>
          <w:color w:val="F79521"/>
        </w:rPr>
        <w:t xml:space="preserve"> is not available, it will need to be installed </w:t>
      </w:r>
      <w:r w:rsidR="00942179">
        <w:rPr>
          <w:color w:val="F79521"/>
        </w:rPr>
        <w:t>to</w:t>
      </w:r>
      <w:r>
        <w:rPr>
          <w:color w:val="F79521"/>
        </w:rPr>
        <w:t xml:space="preserve"> continue. </w:t>
      </w:r>
    </w:p>
    <w:p w14:paraId="1283853F" w14:textId="53CA3AC5" w:rsidR="005D39F0" w:rsidRDefault="005D39F0" w:rsidP="001C64B5">
      <w:pPr>
        <w:pStyle w:val="ListParagraph"/>
        <w:numPr>
          <w:ilvl w:val="0"/>
          <w:numId w:val="2"/>
        </w:numPr>
      </w:pPr>
      <w:r>
        <w:t>Once Sage Exchange</w:t>
      </w:r>
      <w:r w:rsidR="00F53A3D">
        <w:t xml:space="preserve"> Desktop</w:t>
      </w:r>
      <w:r w:rsidR="00294FD9">
        <w:t>/Paya Connect Desktop</w:t>
      </w:r>
      <w:r>
        <w:t xml:space="preserve"> is </w:t>
      </w:r>
      <w:r w:rsidR="008B5E51">
        <w:t>loaded, the</w:t>
      </w:r>
      <w:r>
        <w:t xml:space="preserve"> card conversion program will </w:t>
      </w:r>
      <w:r w:rsidR="008B5E51">
        <w:t xml:space="preserve">prompt for confirmation. Select </w:t>
      </w:r>
      <w:r w:rsidR="008B5E51">
        <w:rPr>
          <w:b/>
        </w:rPr>
        <w:t>Yes</w:t>
      </w:r>
      <w:r w:rsidR="008B5E51">
        <w:t xml:space="preserve">. </w:t>
      </w:r>
    </w:p>
    <w:p w14:paraId="02D047FD" w14:textId="661270CC" w:rsidR="00651C68" w:rsidRDefault="00651C68" w:rsidP="00651C68">
      <w:pPr>
        <w:pStyle w:val="ListParagraph"/>
        <w:jc w:val="center"/>
      </w:pPr>
      <w:r>
        <w:rPr>
          <w:noProof/>
        </w:rPr>
        <w:drawing>
          <wp:inline distT="0" distB="0" distL="0" distR="0" wp14:anchorId="337B1C99" wp14:editId="5C834770">
            <wp:extent cx="3291840" cy="1496291"/>
            <wp:effectExtent l="0" t="0" r="3810" b="889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7889" cy="1521768"/>
                    </a:xfrm>
                    <a:prstGeom prst="rect">
                      <a:avLst/>
                    </a:prstGeom>
                  </pic:spPr>
                </pic:pic>
              </a:graphicData>
            </a:graphic>
          </wp:inline>
        </w:drawing>
      </w:r>
    </w:p>
    <w:p w14:paraId="6C7E21DE" w14:textId="2A50C521" w:rsidR="00651C68" w:rsidRDefault="00651C68" w:rsidP="00651C68">
      <w:pPr>
        <w:pStyle w:val="ListParagraph"/>
        <w:jc w:val="center"/>
      </w:pPr>
    </w:p>
    <w:p w14:paraId="77A73EDA" w14:textId="6623366A" w:rsidR="00651C68" w:rsidRDefault="00651C68" w:rsidP="00651C68">
      <w:pPr>
        <w:pStyle w:val="ListParagraph"/>
        <w:jc w:val="center"/>
      </w:pPr>
    </w:p>
    <w:p w14:paraId="6FEB7F35" w14:textId="77777777" w:rsidR="00651C68" w:rsidRDefault="00651C68" w:rsidP="00651C68">
      <w:pPr>
        <w:pStyle w:val="ListParagraph"/>
        <w:jc w:val="center"/>
      </w:pPr>
    </w:p>
    <w:p w14:paraId="36189F97" w14:textId="77777777" w:rsidR="008B5E51" w:rsidRDefault="008B5E51" w:rsidP="00AA486A">
      <w:pPr>
        <w:pStyle w:val="ListParagraph"/>
        <w:jc w:val="center"/>
      </w:pPr>
    </w:p>
    <w:p w14:paraId="457D700F" w14:textId="61ED3A4C" w:rsidR="008B5E51" w:rsidRDefault="008B5E51" w:rsidP="008B5E51">
      <w:r>
        <w:lastRenderedPageBreak/>
        <w:t xml:space="preserve">Activate APS: </w:t>
      </w:r>
    </w:p>
    <w:p w14:paraId="7840BBB9" w14:textId="416F3D49" w:rsidR="005D39F0" w:rsidRDefault="005D39F0" w:rsidP="001C64B5">
      <w:pPr>
        <w:pStyle w:val="ListParagraph"/>
        <w:numPr>
          <w:ilvl w:val="0"/>
          <w:numId w:val="3"/>
        </w:numPr>
      </w:pPr>
      <w:r>
        <w:t>Once the program has finished copying cards and ACH accounts to the APS</w:t>
      </w:r>
      <w:r w:rsidR="00854F14">
        <w:t>Pays</w:t>
      </w:r>
      <w:r>
        <w:t xml:space="preserve"> vault, it will display the following question:</w:t>
      </w:r>
    </w:p>
    <w:p w14:paraId="666EA4F6" w14:textId="655C239F" w:rsidR="005D39F0" w:rsidRDefault="00651C68" w:rsidP="008B5E51">
      <w:pPr>
        <w:jc w:val="center"/>
      </w:pPr>
      <w:r>
        <w:rPr>
          <w:noProof/>
        </w:rPr>
        <w:drawing>
          <wp:inline distT="0" distB="0" distL="0" distR="0" wp14:anchorId="761407C5" wp14:editId="0B4B5DDA">
            <wp:extent cx="3274422" cy="884732"/>
            <wp:effectExtent l="0" t="0" r="254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2755" cy="886983"/>
                    </a:xfrm>
                    <a:prstGeom prst="rect">
                      <a:avLst/>
                    </a:prstGeom>
                  </pic:spPr>
                </pic:pic>
              </a:graphicData>
            </a:graphic>
          </wp:inline>
        </w:drawing>
      </w:r>
    </w:p>
    <w:p w14:paraId="3DBB5BD7" w14:textId="33FA69F1" w:rsidR="005D39F0" w:rsidRPr="00603E87" w:rsidRDefault="00603E87" w:rsidP="001C64B5">
      <w:pPr>
        <w:pStyle w:val="ListParagraph"/>
        <w:numPr>
          <w:ilvl w:val="0"/>
          <w:numId w:val="3"/>
        </w:numPr>
        <w:rPr>
          <w:b/>
        </w:rPr>
      </w:pPr>
      <w:r>
        <w:t xml:space="preserve">Type </w:t>
      </w:r>
      <w:r w:rsidR="008B5E51" w:rsidRPr="00603E87">
        <w:rPr>
          <w:b/>
        </w:rPr>
        <w:t>Yes</w:t>
      </w:r>
      <w:r w:rsidR="00E70E0C">
        <w:t xml:space="preserve"> and click </w:t>
      </w:r>
      <w:r w:rsidR="00E70E0C" w:rsidRPr="00603E87">
        <w:rPr>
          <w:b/>
        </w:rPr>
        <w:t>Ok</w:t>
      </w:r>
      <w:r w:rsidRPr="00603E87">
        <w:t xml:space="preserve"> </w:t>
      </w:r>
      <w:r>
        <w:t xml:space="preserve">if you are ready to go live with </w:t>
      </w:r>
      <w:r w:rsidR="00CE43B6">
        <w:t xml:space="preserve">the </w:t>
      </w:r>
      <w:r w:rsidR="00114072">
        <w:t xml:space="preserve">APSPays </w:t>
      </w:r>
      <w:r w:rsidR="00DB0BC7">
        <w:t>Addition</w:t>
      </w:r>
      <w:r w:rsidR="00CE43B6">
        <w:t>.</w:t>
      </w:r>
    </w:p>
    <w:p w14:paraId="1B7E0E20" w14:textId="70120A88" w:rsidR="004B2A3C" w:rsidRDefault="00651C68" w:rsidP="004B2A3C">
      <w:pPr>
        <w:jc w:val="center"/>
        <w:rPr>
          <w:rFonts w:ascii="Times New Roman" w:hAnsi="Times New Roman" w:cs="Times New Roman"/>
          <w:noProof/>
          <w:sz w:val="24"/>
          <w:szCs w:val="24"/>
        </w:rPr>
      </w:pPr>
      <w:r>
        <w:rPr>
          <w:noProof/>
        </w:rPr>
        <w:drawing>
          <wp:inline distT="0" distB="0" distL="0" distR="0" wp14:anchorId="14B2B1FE" wp14:editId="26630E0E">
            <wp:extent cx="3019425" cy="105727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9425" cy="1057275"/>
                    </a:xfrm>
                    <a:prstGeom prst="rect">
                      <a:avLst/>
                    </a:prstGeom>
                  </pic:spPr>
                </pic:pic>
              </a:graphicData>
            </a:graphic>
          </wp:inline>
        </w:drawing>
      </w:r>
    </w:p>
    <w:p w14:paraId="7F2AFF8F" w14:textId="77777777" w:rsidR="004B2A3C" w:rsidRDefault="004B2A3C">
      <w:pPr>
        <w:rPr>
          <w:rFonts w:ascii="Times New Roman" w:hAnsi="Times New Roman" w:cs="Times New Roman"/>
          <w:noProof/>
          <w:sz w:val="24"/>
          <w:szCs w:val="24"/>
        </w:rPr>
      </w:pPr>
      <w:r>
        <w:rPr>
          <w:rFonts w:ascii="Times New Roman" w:hAnsi="Times New Roman" w:cs="Times New Roman"/>
          <w:noProof/>
          <w:sz w:val="24"/>
          <w:szCs w:val="24"/>
        </w:rPr>
        <w:br w:type="page"/>
      </w:r>
    </w:p>
    <w:p w14:paraId="391CAA49" w14:textId="0BA106C2" w:rsidR="009F0F9B" w:rsidRDefault="009F0F9B" w:rsidP="009F0F9B">
      <w:pPr>
        <w:pStyle w:val="Heading3"/>
        <w:rPr>
          <w:rFonts w:ascii="Raleway Light" w:hAnsi="Raleway Light"/>
        </w:rPr>
      </w:pPr>
      <w:bookmarkStart w:id="17" w:name="_Toc534623511"/>
      <w:bookmarkStart w:id="18" w:name="_Toc47302812"/>
      <w:r w:rsidRPr="00EE3C7F">
        <w:rPr>
          <w:rFonts w:ascii="Raleway Light" w:hAnsi="Raleway Light"/>
        </w:rPr>
        <w:lastRenderedPageBreak/>
        <w:t xml:space="preserve">Upgrading from Existing </w:t>
      </w:r>
      <w:r w:rsidR="00A27993">
        <w:rPr>
          <w:rFonts w:ascii="Raleway Light" w:hAnsi="Raleway Light"/>
        </w:rPr>
        <w:t xml:space="preserve">Sage </w:t>
      </w:r>
      <w:r w:rsidRPr="00EE3C7F">
        <w:rPr>
          <w:rFonts w:ascii="Raleway Light" w:hAnsi="Raleway Light"/>
        </w:rPr>
        <w:t>Version</w:t>
      </w:r>
      <w:bookmarkEnd w:id="18"/>
      <w:r w:rsidRPr="00EE3C7F">
        <w:rPr>
          <w:rFonts w:ascii="Raleway Light" w:hAnsi="Raleway Light"/>
        </w:rPr>
        <w:t xml:space="preserve"> </w:t>
      </w:r>
      <w:bookmarkEnd w:id="17"/>
    </w:p>
    <w:p w14:paraId="24E6696A" w14:textId="7479F0C3" w:rsidR="00854F14" w:rsidRPr="00854F14" w:rsidRDefault="00854F14" w:rsidP="00854F14">
      <w:r w:rsidRPr="00854F14">
        <w:t xml:space="preserve">If you are moving </w:t>
      </w:r>
      <w:r>
        <w:t>from Sage v4.4 or v4.5 to Sage v2013+, you must contact APS Payments to enable the APSPays Vault</w:t>
      </w:r>
      <w:r w:rsidR="00A53794">
        <w:t xml:space="preserve">. You must also install the standard APSPays version and perform the installation before installing </w:t>
      </w:r>
      <w:r w:rsidR="00EC0EF6">
        <w:t>an APSPays Addition that includes ClickToPay, EMV and the Hosted Form.</w:t>
      </w:r>
      <w:r w:rsidR="00294FD9">
        <w:t xml:space="preserve"> </w:t>
      </w:r>
      <w:r w:rsidR="00A53794">
        <w:t xml:space="preserve"> </w:t>
      </w:r>
    </w:p>
    <w:p w14:paraId="32BBBC43" w14:textId="457D67D6" w:rsidR="00854F14" w:rsidRPr="00854F14" w:rsidRDefault="00854F14" w:rsidP="001C64B5">
      <w:pPr>
        <w:pStyle w:val="ListParagraph"/>
        <w:numPr>
          <w:ilvl w:val="0"/>
          <w:numId w:val="15"/>
        </w:numPr>
      </w:pPr>
      <w:r w:rsidRPr="00854F14">
        <w:rPr>
          <w:bCs/>
          <w:iCs/>
        </w:rPr>
        <w:t xml:space="preserve">Install </w:t>
      </w:r>
      <w:r>
        <w:rPr>
          <w:bCs/>
          <w:iCs/>
        </w:rPr>
        <w:t xml:space="preserve">the </w:t>
      </w:r>
      <w:r w:rsidR="00114072">
        <w:t xml:space="preserve">APSPays </w:t>
      </w:r>
      <w:r w:rsidR="00DB0BC7">
        <w:t>Addition</w:t>
      </w:r>
      <w:r w:rsidR="00114072">
        <w:t xml:space="preserve"> </w:t>
      </w:r>
      <w:r w:rsidRPr="00854F14">
        <w:rPr>
          <w:bCs/>
          <w:iCs/>
        </w:rPr>
        <w:t>in the</w:t>
      </w:r>
      <w:r>
        <w:rPr>
          <w:bCs/>
          <w:iCs/>
        </w:rPr>
        <w:t xml:space="preserve"> </w:t>
      </w:r>
      <w:r w:rsidRPr="00854F14">
        <w:rPr>
          <w:bCs/>
          <w:iCs/>
        </w:rPr>
        <w:t>Sage 100 System</w:t>
      </w:r>
      <w:r>
        <w:rPr>
          <w:bCs/>
          <w:iCs/>
        </w:rPr>
        <w:t xml:space="preserve"> following the install steps detailed </w:t>
      </w:r>
      <w:hyperlink w:anchor="_Installation_of_the" w:history="1">
        <w:r w:rsidR="008C46C7" w:rsidRPr="00C56434">
          <w:rPr>
            <w:rStyle w:val="Hyperlink"/>
            <w:bCs/>
            <w:iCs/>
            <w:color w:val="01626F"/>
          </w:rPr>
          <w:t>here</w:t>
        </w:r>
      </w:hyperlink>
      <w:r w:rsidR="00953A2E" w:rsidRPr="00953A2E">
        <w:rPr>
          <w:bCs/>
          <w:iCs/>
        </w:rPr>
        <w:t>.</w:t>
      </w:r>
      <w:r w:rsidR="00953A2E">
        <w:rPr>
          <w:bCs/>
          <w:iCs/>
        </w:rPr>
        <w:t xml:space="preserve"> </w:t>
      </w:r>
    </w:p>
    <w:p w14:paraId="4067DD0F" w14:textId="7FE7DCFB" w:rsidR="00854F14" w:rsidRDefault="00854F14" w:rsidP="001C64B5">
      <w:pPr>
        <w:pStyle w:val="ListParagraph"/>
        <w:numPr>
          <w:ilvl w:val="0"/>
          <w:numId w:val="15"/>
        </w:numPr>
      </w:pPr>
      <w:r>
        <w:t xml:space="preserve">Migrate System files and </w:t>
      </w:r>
      <w:r w:rsidR="008C305F">
        <w:t>data following the instructions provided by Sage</w:t>
      </w:r>
      <w:r w:rsidR="00F53A3D">
        <w:t xml:space="preserve"> 100</w:t>
      </w:r>
      <w:r w:rsidR="008C305F">
        <w:t xml:space="preserve">. </w:t>
      </w:r>
      <w:r>
        <w:t xml:space="preserve"> </w:t>
      </w:r>
    </w:p>
    <w:p w14:paraId="396ED2A9" w14:textId="259D63DC" w:rsidR="00536F6F" w:rsidRDefault="00854F14" w:rsidP="001C64B5">
      <w:pPr>
        <w:pStyle w:val="ListParagraph"/>
        <w:numPr>
          <w:ilvl w:val="0"/>
          <w:numId w:val="15"/>
        </w:numPr>
      </w:pPr>
      <w:r>
        <w:t xml:space="preserve">Reinstall the </w:t>
      </w:r>
      <w:r w:rsidR="00114072">
        <w:t xml:space="preserve">APSPays </w:t>
      </w:r>
      <w:r w:rsidR="00DB0BC7">
        <w:t>Addition</w:t>
      </w:r>
      <w:r w:rsidR="008C305F">
        <w:t>.</w:t>
      </w:r>
    </w:p>
    <w:p w14:paraId="42405F3B" w14:textId="58AE5CBD" w:rsidR="00854F14" w:rsidRDefault="00854F14" w:rsidP="001C64B5">
      <w:pPr>
        <w:pStyle w:val="ListParagraph"/>
        <w:numPr>
          <w:ilvl w:val="0"/>
          <w:numId w:val="15"/>
        </w:numPr>
      </w:pPr>
      <w:r>
        <w:t xml:space="preserve">Update the </w:t>
      </w:r>
      <w:proofErr w:type="spellStart"/>
      <w:r w:rsidR="00CE72AF">
        <w:t>SY_C</w:t>
      </w:r>
      <w:r>
        <w:t>ompany</w:t>
      </w:r>
      <w:proofErr w:type="spellEnd"/>
      <w:r>
        <w:t xml:space="preserve"> table</w:t>
      </w:r>
      <w:r w:rsidR="008C305F">
        <w:t xml:space="preserve"> following instructions </w:t>
      </w:r>
      <w:hyperlink w:anchor="_Update_the_SY_Company" w:history="1">
        <w:r w:rsidR="008C305F" w:rsidRPr="008C46C7">
          <w:rPr>
            <w:rStyle w:val="Hyperlink"/>
            <w:color w:val="01626F"/>
          </w:rPr>
          <w:t>her</w:t>
        </w:r>
        <w:r w:rsidR="008C46C7" w:rsidRPr="008C46C7">
          <w:rPr>
            <w:rStyle w:val="Hyperlink"/>
            <w:color w:val="01626F"/>
          </w:rPr>
          <w:t>e</w:t>
        </w:r>
      </w:hyperlink>
      <w:r w:rsidR="008C305F">
        <w:t xml:space="preserve">. </w:t>
      </w:r>
    </w:p>
    <w:p w14:paraId="3A63B70E" w14:textId="5C5F9676" w:rsidR="008C305F" w:rsidRDefault="00854F14" w:rsidP="001C64B5">
      <w:pPr>
        <w:pStyle w:val="ListParagraph"/>
        <w:numPr>
          <w:ilvl w:val="0"/>
          <w:numId w:val="15"/>
        </w:numPr>
      </w:pPr>
      <w:r>
        <w:t xml:space="preserve">Enable the </w:t>
      </w:r>
      <w:r w:rsidR="00114072">
        <w:t xml:space="preserve">APSPays </w:t>
      </w:r>
      <w:r w:rsidR="00DB0BC7">
        <w:t>Addition</w:t>
      </w:r>
      <w:r w:rsidR="00114072">
        <w:t xml:space="preserve"> </w:t>
      </w:r>
      <w:r w:rsidR="00CE72AF">
        <w:t xml:space="preserve">- </w:t>
      </w:r>
      <w:r w:rsidR="008C305F">
        <w:t xml:space="preserve">A new option has been added to the </w:t>
      </w:r>
      <w:r w:rsidR="008C305F" w:rsidRPr="001A6004">
        <w:rPr>
          <w:b/>
        </w:rPr>
        <w:t>Library Master</w:t>
      </w:r>
      <w:r w:rsidR="00CE72AF" w:rsidRPr="001A6004">
        <w:rPr>
          <w:b/>
        </w:rPr>
        <w:t>&gt;</w:t>
      </w:r>
      <w:r w:rsidR="008C305F" w:rsidRPr="001A6004">
        <w:rPr>
          <w:b/>
        </w:rPr>
        <w:t>Setup</w:t>
      </w:r>
      <w:r w:rsidR="008C305F">
        <w:t xml:space="preserve"> menu.</w:t>
      </w:r>
    </w:p>
    <w:p w14:paraId="7C7B5DEE" w14:textId="34E70029" w:rsidR="008C305F" w:rsidRDefault="008C305F" w:rsidP="008C305F">
      <w:pPr>
        <w:pStyle w:val="ListParagraph"/>
        <w:jc w:val="center"/>
      </w:pPr>
      <w:r w:rsidRPr="008C305F">
        <w:rPr>
          <w:noProof/>
        </w:rPr>
        <w:drawing>
          <wp:inline distT="0" distB="0" distL="0" distR="0" wp14:anchorId="4CA1C7F5" wp14:editId="662C97C6">
            <wp:extent cx="1773078" cy="200017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9079" cy="2063344"/>
                    </a:xfrm>
                    <a:prstGeom prst="rect">
                      <a:avLst/>
                    </a:prstGeom>
                    <a:noFill/>
                    <a:ln>
                      <a:noFill/>
                    </a:ln>
                  </pic:spPr>
                </pic:pic>
              </a:graphicData>
            </a:graphic>
          </wp:inline>
        </w:drawing>
      </w:r>
    </w:p>
    <w:p w14:paraId="1CFE0554" w14:textId="0FA2A840" w:rsidR="008C305F" w:rsidRPr="008C305F" w:rsidRDefault="00CE72AF" w:rsidP="008C305F">
      <w:pPr>
        <w:pStyle w:val="ListParagraph"/>
      </w:pPr>
      <w:r>
        <w:t xml:space="preserve">To run this task and Enable APS Credit Card Processing, choose the company or companies that will need access to the customization. </w:t>
      </w:r>
    </w:p>
    <w:p w14:paraId="424C0A33" w14:textId="469ABD60" w:rsidR="008C305F" w:rsidRPr="008C305F" w:rsidRDefault="00030275" w:rsidP="008C305F">
      <w:pPr>
        <w:pStyle w:val="ListParagraph"/>
        <w:jc w:val="center"/>
      </w:pPr>
      <w:r>
        <w:rPr>
          <w:noProof/>
        </w:rPr>
        <w:drawing>
          <wp:inline distT="0" distB="0" distL="0" distR="0" wp14:anchorId="7116ACF2" wp14:editId="0B4DE6C5">
            <wp:extent cx="3322320" cy="126175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4620" cy="1270224"/>
                    </a:xfrm>
                    <a:prstGeom prst="rect">
                      <a:avLst/>
                    </a:prstGeom>
                  </pic:spPr>
                </pic:pic>
              </a:graphicData>
            </a:graphic>
          </wp:inline>
        </w:drawing>
      </w:r>
    </w:p>
    <w:p w14:paraId="7B6EC2E4" w14:textId="051F670B" w:rsidR="00CE72AF" w:rsidRPr="008C305F" w:rsidRDefault="00CE72AF" w:rsidP="008C305F">
      <w:pPr>
        <w:autoSpaceDE w:val="0"/>
        <w:autoSpaceDN w:val="0"/>
        <w:adjustRightInd w:val="0"/>
        <w:spacing w:before="0" w:after="0" w:line="240" w:lineRule="auto"/>
        <w:rPr>
          <w:rFonts w:cs="Verdana"/>
          <w:color w:val="000000"/>
        </w:rPr>
      </w:pPr>
      <w:r w:rsidRPr="00FD2F62">
        <w:rPr>
          <w:rFonts w:ascii="Raleway Light" w:hAnsi="Raleway Light"/>
          <w:b/>
          <w:color w:val="F79521"/>
        </w:rPr>
        <w:t>*NOTE*</w:t>
      </w:r>
      <w:r w:rsidRPr="00536F6F">
        <w:rPr>
          <w:rFonts w:ascii="Raleway Light" w:hAnsi="Raleway Light"/>
          <w:color w:val="F79521"/>
          <w:sz w:val="24"/>
        </w:rPr>
        <w:t xml:space="preserve"> </w:t>
      </w:r>
      <w:r w:rsidRPr="00CE72AF">
        <w:rPr>
          <w:color w:val="F79521"/>
        </w:rPr>
        <w:t xml:space="preserve">This function will make APSPays </w:t>
      </w:r>
      <w:r w:rsidR="00DB0BC7">
        <w:rPr>
          <w:color w:val="F79521"/>
        </w:rPr>
        <w:t>Addition</w:t>
      </w:r>
      <w:r w:rsidRPr="00CE72AF">
        <w:rPr>
          <w:color w:val="F79521"/>
        </w:rPr>
        <w:t xml:space="preserve"> the default credit card and ACH payment </w:t>
      </w:r>
      <w:r w:rsidR="00F70EFF" w:rsidRPr="00CE72AF">
        <w:rPr>
          <w:color w:val="F79521"/>
        </w:rPr>
        <w:t>system</w:t>
      </w:r>
      <w:r w:rsidR="00F70EFF">
        <w:rPr>
          <w:color w:val="F79521"/>
        </w:rPr>
        <w:t xml:space="preserve"> but </w:t>
      </w:r>
      <w:r w:rsidRPr="00CE72AF">
        <w:rPr>
          <w:color w:val="F79521"/>
        </w:rPr>
        <w:t xml:space="preserve">does not enable credit card and ACH processing for the company. </w:t>
      </w:r>
    </w:p>
    <w:p w14:paraId="23A164A1" w14:textId="11963FE9" w:rsidR="00CE72AF" w:rsidRDefault="008C305F" w:rsidP="001C64B5">
      <w:pPr>
        <w:pStyle w:val="ListParagraph"/>
        <w:numPr>
          <w:ilvl w:val="0"/>
          <w:numId w:val="15"/>
        </w:numPr>
      </w:pPr>
      <w:r w:rsidRPr="00CE72AF">
        <w:rPr>
          <w:bCs/>
          <w:iCs/>
        </w:rPr>
        <w:t>Company Maintenance</w:t>
      </w:r>
      <w:r w:rsidR="00CE72AF" w:rsidRPr="00CE72AF">
        <w:rPr>
          <w:bCs/>
          <w:iCs/>
        </w:rPr>
        <w:t xml:space="preserve"> Data Conversion</w:t>
      </w:r>
      <w:r w:rsidRPr="00CE72AF">
        <w:rPr>
          <w:bCs/>
          <w:iCs/>
        </w:rPr>
        <w:t xml:space="preserve"> –</w:t>
      </w:r>
      <w:r w:rsidR="00CE72AF">
        <w:t>Navigate to</w:t>
      </w:r>
      <w:r w:rsidR="00CE72AF" w:rsidRPr="00D53D2C">
        <w:t xml:space="preserve"> </w:t>
      </w:r>
      <w:r w:rsidR="00CE72AF" w:rsidRPr="00CF3E28">
        <w:rPr>
          <w:b/>
        </w:rPr>
        <w:t>Library Master&gt; Main&gt; Company Maintenance</w:t>
      </w:r>
      <w:r w:rsidR="00CE72AF">
        <w:t xml:space="preserve"> and use the </w:t>
      </w:r>
      <w:r w:rsidR="00CE72AF" w:rsidRPr="00CE72AF">
        <w:rPr>
          <w:b/>
        </w:rPr>
        <w:t xml:space="preserve">Convert </w:t>
      </w:r>
      <w:r w:rsidR="00CE72AF">
        <w:t>button on the top right to bring all data to the current level.</w:t>
      </w:r>
    </w:p>
    <w:p w14:paraId="0BC16314" w14:textId="2B7B1785" w:rsidR="008C305F" w:rsidRDefault="00030275" w:rsidP="00CE72AF">
      <w:pPr>
        <w:pStyle w:val="ListParagraph"/>
        <w:jc w:val="center"/>
      </w:pPr>
      <w:r>
        <w:rPr>
          <w:noProof/>
        </w:rPr>
        <mc:AlternateContent>
          <mc:Choice Requires="wps">
            <w:drawing>
              <wp:anchor distT="0" distB="0" distL="114300" distR="114300" simplePos="0" relativeHeight="251667456" behindDoc="0" locked="0" layoutInCell="1" allowOverlap="1" wp14:anchorId="2C421A17" wp14:editId="4EAE5A20">
                <wp:simplePos x="0" y="0"/>
                <wp:positionH relativeFrom="column">
                  <wp:posOffset>4903016</wp:posOffset>
                </wp:positionH>
                <wp:positionV relativeFrom="paragraph">
                  <wp:posOffset>209731</wp:posOffset>
                </wp:positionV>
                <wp:extent cx="613954" cy="296091"/>
                <wp:effectExtent l="0" t="0" r="15240" b="27940"/>
                <wp:wrapNone/>
                <wp:docPr id="236" name="Oval 236"/>
                <wp:cNvGraphicFramePr/>
                <a:graphic xmlns:a="http://schemas.openxmlformats.org/drawingml/2006/main">
                  <a:graphicData uri="http://schemas.microsoft.com/office/word/2010/wordprocessingShape">
                    <wps:wsp>
                      <wps:cNvSpPr/>
                      <wps:spPr>
                        <a:xfrm>
                          <a:off x="0" y="0"/>
                          <a:ext cx="613954" cy="29609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3D863F" id="Oval 236" o:spid="_x0000_s1026" style="position:absolute;margin-left:386.05pt;margin-top:16.5pt;width:48.35pt;height:23.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" filled="f" strokecolor="red" strokeweight="1pt">
                <v:stroke joinstyle="miter"/>
              </v:oval>
            </w:pict>
          </mc:Fallback>
        </mc:AlternateContent>
      </w:r>
      <w:r>
        <w:rPr>
          <w:noProof/>
        </w:rPr>
        <w:drawing>
          <wp:inline distT="0" distB="0" distL="0" distR="0" wp14:anchorId="2E566E80" wp14:editId="135314FA">
            <wp:extent cx="4632960" cy="1124062"/>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7812" cy="1139797"/>
                    </a:xfrm>
                    <a:prstGeom prst="rect">
                      <a:avLst/>
                    </a:prstGeom>
                  </pic:spPr>
                </pic:pic>
              </a:graphicData>
            </a:graphic>
          </wp:inline>
        </w:drawing>
      </w:r>
    </w:p>
    <w:p w14:paraId="1441F3DE" w14:textId="76F119D8" w:rsidR="008C305F" w:rsidRPr="00CE72AF" w:rsidRDefault="008C305F" w:rsidP="001C64B5">
      <w:pPr>
        <w:pStyle w:val="ListParagraph"/>
        <w:numPr>
          <w:ilvl w:val="0"/>
          <w:numId w:val="15"/>
        </w:numPr>
      </w:pPr>
      <w:r w:rsidRPr="00CE72AF">
        <w:rPr>
          <w:bCs/>
          <w:iCs/>
        </w:rPr>
        <w:lastRenderedPageBreak/>
        <w:t>Enable CC and ACH Processing</w:t>
      </w:r>
      <w:r w:rsidR="00CE72AF" w:rsidRPr="00CE72AF">
        <w:rPr>
          <w:bCs/>
          <w:iCs/>
        </w:rPr>
        <w:t xml:space="preserve">- </w:t>
      </w:r>
      <w:r w:rsidR="00CE72AF">
        <w:t>Re</w:t>
      </w:r>
      <w:r w:rsidRPr="00CE72AF">
        <w:t xml:space="preserve">-enable credit card and ACH processing in Company Maintenance. On the </w:t>
      </w:r>
      <w:r w:rsidRPr="00CF3E28">
        <w:rPr>
          <w:b/>
        </w:rPr>
        <w:t>Payment</w:t>
      </w:r>
      <w:r w:rsidRPr="00CE72AF">
        <w:t xml:space="preserve"> tab of </w:t>
      </w:r>
      <w:r w:rsidRPr="00CF3E28">
        <w:rPr>
          <w:b/>
        </w:rPr>
        <w:t>Company Maintenance</w:t>
      </w:r>
      <w:r w:rsidRPr="00CE72AF">
        <w:t xml:space="preserve">, select the type of payments </w:t>
      </w:r>
      <w:r w:rsidR="00CE72AF">
        <w:t>to be</w:t>
      </w:r>
      <w:r w:rsidRPr="00CE72AF">
        <w:t xml:space="preserve"> enable</w:t>
      </w:r>
      <w:r w:rsidR="00CE72AF">
        <w:t>d</w:t>
      </w:r>
      <w:r w:rsidRPr="00CE72AF">
        <w:t xml:space="preserve"> in Sage 100.</w:t>
      </w:r>
    </w:p>
    <w:p w14:paraId="1BC0D161" w14:textId="45DA4D9D" w:rsidR="008C305F" w:rsidRDefault="00F60F92" w:rsidP="008C305F">
      <w:pPr>
        <w:pStyle w:val="ListParagraph"/>
        <w:jc w:val="center"/>
        <w:rPr>
          <w:sz w:val="18"/>
        </w:rPr>
      </w:pPr>
      <w:r>
        <w:rPr>
          <w:noProof/>
        </w:rPr>
        <w:drawing>
          <wp:inline distT="0" distB="0" distL="0" distR="0" wp14:anchorId="62E0669C" wp14:editId="55CD620F">
            <wp:extent cx="4027714" cy="1996223"/>
            <wp:effectExtent l="0" t="0" r="0" b="444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1310" cy="2027743"/>
                    </a:xfrm>
                    <a:prstGeom prst="rect">
                      <a:avLst/>
                    </a:prstGeom>
                    <a:noFill/>
                    <a:ln>
                      <a:noFill/>
                    </a:ln>
                  </pic:spPr>
                </pic:pic>
              </a:graphicData>
            </a:graphic>
          </wp:inline>
        </w:drawing>
      </w:r>
    </w:p>
    <w:p w14:paraId="7BDE07DD" w14:textId="77777777" w:rsidR="002F13BC" w:rsidRDefault="002F13BC" w:rsidP="008C305F">
      <w:pPr>
        <w:pStyle w:val="ListParagraph"/>
        <w:jc w:val="center"/>
        <w:rPr>
          <w:sz w:val="18"/>
        </w:rPr>
      </w:pPr>
    </w:p>
    <w:p w14:paraId="431ADBF4" w14:textId="5C44B0F1" w:rsidR="002A02A2" w:rsidRDefault="00CE72AF" w:rsidP="001C64B5">
      <w:pPr>
        <w:pStyle w:val="ListParagraph"/>
        <w:numPr>
          <w:ilvl w:val="0"/>
          <w:numId w:val="15"/>
        </w:numPr>
        <w:rPr>
          <w:b/>
        </w:rPr>
      </w:pPr>
      <w:r>
        <w:t xml:space="preserve">Confirm the APS Merchant ID and APS Merchant Password after selecting </w:t>
      </w:r>
      <w:r w:rsidR="00185CF1">
        <w:rPr>
          <w:b/>
        </w:rPr>
        <w:t>Credit Cards, ACH, or Both</w:t>
      </w:r>
      <w:r>
        <w:rPr>
          <w:b/>
        </w:rPr>
        <w:t xml:space="preserve">. </w:t>
      </w:r>
    </w:p>
    <w:p w14:paraId="39AAAC7B" w14:textId="4F2188DC" w:rsidR="008C305F" w:rsidRPr="00CE72AF" w:rsidRDefault="00FA107D" w:rsidP="002A02A2">
      <w:pPr>
        <w:pStyle w:val="ListParagraph"/>
        <w:jc w:val="center"/>
        <w:rPr>
          <w:b/>
        </w:rPr>
      </w:pPr>
      <w:r>
        <w:rPr>
          <w:noProof/>
        </w:rPr>
        <w:drawing>
          <wp:inline distT="0" distB="0" distL="0" distR="0" wp14:anchorId="7D142D3A" wp14:editId="455E564C">
            <wp:extent cx="5310554" cy="679706"/>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601" cy="691103"/>
                    </a:xfrm>
                    <a:prstGeom prst="rect">
                      <a:avLst/>
                    </a:prstGeom>
                  </pic:spPr>
                </pic:pic>
              </a:graphicData>
            </a:graphic>
          </wp:inline>
        </w:drawing>
      </w:r>
    </w:p>
    <w:p w14:paraId="22F394B0" w14:textId="15B8CE12" w:rsidR="00CE72AF" w:rsidRPr="004C3779" w:rsidRDefault="001933EA" w:rsidP="00D02B65">
      <w:pPr>
        <w:jc w:val="center"/>
      </w:pPr>
      <w:r>
        <w:rPr>
          <w:noProof/>
        </w:rPr>
        <w:drawing>
          <wp:inline distT="0" distB="0" distL="0" distR="0" wp14:anchorId="349894B6" wp14:editId="5F45D993">
            <wp:extent cx="4407877" cy="34757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6061" cy="3490058"/>
                    </a:xfrm>
                    <a:prstGeom prst="rect">
                      <a:avLst/>
                    </a:prstGeom>
                  </pic:spPr>
                </pic:pic>
              </a:graphicData>
            </a:graphic>
          </wp:inline>
        </w:drawing>
      </w:r>
    </w:p>
    <w:p w14:paraId="759BDE27" w14:textId="1321010E" w:rsidR="00CE72AF" w:rsidRDefault="00CE72AF" w:rsidP="00CE72AF">
      <w:r w:rsidRPr="000C1399">
        <w:rPr>
          <w:b/>
        </w:rPr>
        <w:lastRenderedPageBreak/>
        <w:t>Write Transaction Info into Log File</w:t>
      </w:r>
      <w:r>
        <w:t xml:space="preserve"> (checkbox)- check this box to write APS transaction information into a log file. The log file APS_TRAN.log will be created in the MAS_XXX folder and is a critical tool in troubleshooting transaction errors. </w:t>
      </w:r>
    </w:p>
    <w:p w14:paraId="77A6838A" w14:textId="6DC65111" w:rsidR="00CE72AF" w:rsidRDefault="00CE72AF" w:rsidP="00CE72AF">
      <w:r w:rsidRPr="000C1399">
        <w:rPr>
          <w:b/>
        </w:rPr>
        <w:t xml:space="preserve">Level III </w:t>
      </w:r>
      <w:r>
        <w:rPr>
          <w:b/>
        </w:rPr>
        <w:t>P</w:t>
      </w:r>
      <w:r w:rsidRPr="000C1399">
        <w:rPr>
          <w:b/>
        </w:rPr>
        <w:t>rocessing</w:t>
      </w:r>
      <w:r>
        <w:t xml:space="preserve"> (checkbox) - check this box enable Level III processing. </w:t>
      </w:r>
    </w:p>
    <w:p w14:paraId="6C20F2C8" w14:textId="38F3146E" w:rsidR="001933EA" w:rsidRDefault="001933EA" w:rsidP="00CE72AF">
      <w:r w:rsidRPr="001933EA">
        <w:rPr>
          <w:b/>
          <w:bCs/>
        </w:rPr>
        <w:t>APS Payment Click To Pay Enabled</w:t>
      </w:r>
      <w:r>
        <w:t xml:space="preserve"> (checkbox) – check this box to enable Click To Pay processing.</w:t>
      </w:r>
    </w:p>
    <w:p w14:paraId="64EC1FC3" w14:textId="05CAF52D" w:rsidR="00DE4CFE" w:rsidRDefault="00DE4CFE" w:rsidP="00DE4CFE">
      <w:r w:rsidRPr="00AE5145">
        <w:rPr>
          <w:b/>
        </w:rPr>
        <w:t>APS Merchant</w:t>
      </w:r>
      <w:r>
        <w:rPr>
          <w:b/>
        </w:rPr>
        <w:t xml:space="preserve"> API Key</w:t>
      </w:r>
      <w:r w:rsidRPr="00AE5145">
        <w:t xml:space="preserve">– Gateway API </w:t>
      </w:r>
      <w:r>
        <w:t>Key</w:t>
      </w:r>
      <w:r w:rsidRPr="00AE5145">
        <w:t>.</w:t>
      </w:r>
      <w:r>
        <w:t xml:space="preserve"> </w:t>
      </w:r>
      <w:r w:rsidRPr="00AE5145">
        <w:t xml:space="preserve">Enter the </w:t>
      </w:r>
      <w:r>
        <w:t>API Key</w:t>
      </w:r>
      <w:r w:rsidRPr="00AE5145">
        <w:t xml:space="preserve"> provided by APS Payments.</w:t>
      </w:r>
      <w:r w:rsidR="00D960BE">
        <w:t xml:space="preserve">  Click the Test button to the right of the field to verify the key entered is valid.</w:t>
      </w:r>
    </w:p>
    <w:p w14:paraId="4A112B43" w14:textId="01949F5D" w:rsidR="00CE72AF" w:rsidRDefault="00CE72AF" w:rsidP="00A27993">
      <w:pPr>
        <w:jc w:val="both"/>
      </w:pPr>
      <w:r>
        <w:rPr>
          <w:b/>
        </w:rPr>
        <w:t>Summary Commodity Code</w:t>
      </w:r>
      <w:r>
        <w:t xml:space="preserve"> - Level III processing requires a Summary Commodity Code to be sent with each authorization or sale.  This value will be provided by APS Payments.</w:t>
      </w:r>
    </w:p>
    <w:p w14:paraId="0FB572FF" w14:textId="67A9E8D8" w:rsidR="00CE72AF" w:rsidRDefault="00CE72AF" w:rsidP="00A27993">
      <w:pPr>
        <w:jc w:val="both"/>
      </w:pPr>
      <w:r>
        <w:rPr>
          <w:b/>
        </w:rPr>
        <w:t>Item Commodity Code</w:t>
      </w:r>
      <w:r>
        <w:t xml:space="preserve"> - Level III processing requires an Item Commodity Code to be sent with each detail line.  This value will be provided by APS Payments.</w:t>
      </w:r>
    </w:p>
    <w:p w14:paraId="3F096951" w14:textId="03D79EA5" w:rsidR="00CE72AF" w:rsidRDefault="00CE72AF" w:rsidP="00A27993">
      <w:pPr>
        <w:jc w:val="both"/>
      </w:pPr>
      <w:r>
        <w:rPr>
          <w:b/>
        </w:rPr>
        <w:t>Ship from Postal Code</w:t>
      </w:r>
      <w:r>
        <w:t xml:space="preserve"> - Level III processing requires the Ship From Postal Code to be </w:t>
      </w:r>
      <w:r>
        <w:tab/>
        <w:t>sent with each authorization or sale. Enter the postal code or ZIP code from which you typically ship items.</w:t>
      </w:r>
    </w:p>
    <w:p w14:paraId="660AB66C" w14:textId="44053383" w:rsidR="00571F11" w:rsidRDefault="001933EA" w:rsidP="001933EA">
      <w:r>
        <w:br w:type="page"/>
      </w:r>
    </w:p>
    <w:p w14:paraId="01F0C3E1" w14:textId="1F1E5D8B" w:rsidR="00A27993" w:rsidRDefault="00A27993" w:rsidP="00A27993">
      <w:pPr>
        <w:pStyle w:val="Heading3"/>
      </w:pPr>
      <w:bookmarkStart w:id="19" w:name="_Toc47302813"/>
      <w:r w:rsidRPr="00EE3C7F">
        <w:rPr>
          <w:rFonts w:ascii="Raleway Light" w:hAnsi="Raleway Light"/>
        </w:rPr>
        <w:lastRenderedPageBreak/>
        <w:t>U</w:t>
      </w:r>
      <w:r>
        <w:rPr>
          <w:rFonts w:ascii="Raleway Light" w:hAnsi="Raleway Light"/>
        </w:rPr>
        <w:t xml:space="preserve">pdating the </w:t>
      </w:r>
      <w:r w:rsidR="00114072">
        <w:t xml:space="preserve">APSPays </w:t>
      </w:r>
      <w:r w:rsidR="00DB0BC7">
        <w:t>Addition</w:t>
      </w:r>
      <w:bookmarkEnd w:id="19"/>
    </w:p>
    <w:p w14:paraId="789DDDF9" w14:textId="5B59972F" w:rsidR="00D96E0E" w:rsidRPr="005F4468" w:rsidRDefault="00D96E0E" w:rsidP="00A27993">
      <w:pPr>
        <w:spacing w:after="230" w:line="239" w:lineRule="auto"/>
        <w:ind w:right="-11"/>
        <w:jc w:val="both"/>
        <w:rPr>
          <w:color w:val="F79521"/>
        </w:rPr>
      </w:pPr>
      <w:r>
        <w:rPr>
          <w:rFonts w:ascii="Raleway Light" w:hAnsi="Raleway Light"/>
          <w:b/>
          <w:color w:val="F79521"/>
        </w:rPr>
        <w:t>*NOTE</w:t>
      </w:r>
      <w:r w:rsidRPr="00D24256">
        <w:rPr>
          <w:rFonts w:ascii="Raleway Light" w:hAnsi="Raleway Light"/>
          <w:b/>
          <w:color w:val="F79521"/>
        </w:rPr>
        <w:t>*</w:t>
      </w:r>
      <w:r w:rsidRPr="00922425">
        <w:rPr>
          <w:rFonts w:ascii="Raleway Light" w:hAnsi="Raleway Light"/>
          <w:color w:val="F79521"/>
          <w:sz w:val="24"/>
        </w:rPr>
        <w:t xml:space="preserve"> </w:t>
      </w:r>
      <w:r w:rsidRPr="00922425">
        <w:rPr>
          <w:color w:val="F79521"/>
        </w:rPr>
        <w:t xml:space="preserve">This </w:t>
      </w:r>
      <w:r w:rsidRPr="009B116E">
        <w:rPr>
          <w:color w:val="F79521"/>
        </w:rPr>
        <w:t xml:space="preserve">download should only be initiated while all users are logged out of Sage </w:t>
      </w:r>
      <w:r>
        <w:rPr>
          <w:color w:val="F79521"/>
        </w:rPr>
        <w:t xml:space="preserve">100 and all services stopped. You should have a recent instance backup and temporarily disable any active Anti-Virus Software.  </w:t>
      </w:r>
    </w:p>
    <w:p w14:paraId="0A5D67A0" w14:textId="03BA1B49" w:rsidR="00A27993" w:rsidRDefault="00F85613" w:rsidP="001C64B5">
      <w:pPr>
        <w:pStyle w:val="ListParagraph"/>
        <w:numPr>
          <w:ilvl w:val="0"/>
          <w:numId w:val="17"/>
        </w:numPr>
      </w:pPr>
      <w:r>
        <w:t>Locate</w:t>
      </w:r>
      <w:r w:rsidR="00A27993">
        <w:t xml:space="preserve"> the </w:t>
      </w:r>
      <w:r w:rsidR="00114072">
        <w:t xml:space="preserve">APSPays </w:t>
      </w:r>
      <w:r w:rsidR="00DB0BC7">
        <w:t>Addition</w:t>
      </w:r>
      <w:r w:rsidR="00A27993">
        <w:t>. Right-</w:t>
      </w:r>
      <w:r w:rsidR="00624A4C">
        <w:t>c</w:t>
      </w:r>
      <w:r w:rsidR="00A27993">
        <w:t>lick the file and choose “Run as Administrator”.</w:t>
      </w:r>
    </w:p>
    <w:p w14:paraId="3C5D2258" w14:textId="5A6FF900" w:rsidR="00A27993" w:rsidRDefault="00BA6953" w:rsidP="00A27993">
      <w:pPr>
        <w:pStyle w:val="ListParagraph"/>
        <w:jc w:val="center"/>
      </w:pPr>
      <w:r>
        <w:rPr>
          <w:noProof/>
        </w:rPr>
        <w:drawing>
          <wp:inline distT="0" distB="0" distL="0" distR="0" wp14:anchorId="165D04E1" wp14:editId="0990E2AA">
            <wp:extent cx="2760785" cy="2146662"/>
            <wp:effectExtent l="0" t="0" r="1905" b="635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2085" cy="2170999"/>
                    </a:xfrm>
                    <a:prstGeom prst="rect">
                      <a:avLst/>
                    </a:prstGeom>
                  </pic:spPr>
                </pic:pic>
              </a:graphicData>
            </a:graphic>
          </wp:inline>
        </w:drawing>
      </w:r>
    </w:p>
    <w:p w14:paraId="5BFB4CCE" w14:textId="77777777" w:rsidR="00A27993" w:rsidRDefault="00A27993" w:rsidP="00A27993">
      <w:pPr>
        <w:pStyle w:val="ListParagraph"/>
        <w:jc w:val="center"/>
      </w:pPr>
      <w:r w:rsidRPr="00BB5772">
        <w:rPr>
          <w:rFonts w:ascii="Times New Roman" w:hAnsi="Times New Roman" w:cs="Times New Roman"/>
          <w:noProof/>
        </w:rPr>
        <w:t xml:space="preserve"> </w:t>
      </w:r>
    </w:p>
    <w:p w14:paraId="52BE5593" w14:textId="258AEA3E" w:rsidR="00A27993" w:rsidRDefault="00A27993" w:rsidP="001C64B5">
      <w:pPr>
        <w:pStyle w:val="ListParagraph"/>
        <w:numPr>
          <w:ilvl w:val="0"/>
          <w:numId w:val="17"/>
        </w:numPr>
      </w:pPr>
      <w:r>
        <w:t xml:space="preserve">Follow the </w:t>
      </w:r>
      <w:r w:rsidRPr="00BB5772">
        <w:rPr>
          <w:b/>
        </w:rPr>
        <w:t>N</w:t>
      </w:r>
      <w:r w:rsidR="006A26C1">
        <w:rPr>
          <w:b/>
        </w:rPr>
        <w:t>ext</w:t>
      </w:r>
      <w:r>
        <w:t xml:space="preserve"> prompts until a screen displays to locate and select the MAS90 folder for the Sage 100 instance this customization is being installed to.  </w:t>
      </w:r>
    </w:p>
    <w:p w14:paraId="6AE5C0F7" w14:textId="44CF377E" w:rsidR="00A27993" w:rsidRDefault="00BA6953" w:rsidP="00A27993">
      <w:pPr>
        <w:pStyle w:val="ListParagraph"/>
        <w:jc w:val="center"/>
      </w:pPr>
      <w:r>
        <w:rPr>
          <w:noProof/>
        </w:rPr>
        <w:drawing>
          <wp:inline distT="0" distB="0" distL="0" distR="0" wp14:anchorId="0F7FB867" wp14:editId="31D20BAE">
            <wp:extent cx="2936630" cy="2283392"/>
            <wp:effectExtent l="0" t="0" r="0" b="317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7696" cy="2299772"/>
                    </a:xfrm>
                    <a:prstGeom prst="rect">
                      <a:avLst/>
                    </a:prstGeom>
                  </pic:spPr>
                </pic:pic>
              </a:graphicData>
            </a:graphic>
          </wp:inline>
        </w:drawing>
      </w:r>
    </w:p>
    <w:p w14:paraId="2E45AC46" w14:textId="663153A4" w:rsidR="00A27993" w:rsidRDefault="00A27993" w:rsidP="001C64B5">
      <w:pPr>
        <w:pStyle w:val="ListParagraph"/>
        <w:numPr>
          <w:ilvl w:val="0"/>
          <w:numId w:val="17"/>
        </w:numPr>
      </w:pPr>
      <w:r>
        <w:t xml:space="preserve">Once a valid Destination Folder has been entered, the </w:t>
      </w:r>
      <w:r w:rsidRPr="00F85613">
        <w:rPr>
          <w:b/>
        </w:rPr>
        <w:t>Install</w:t>
      </w:r>
      <w:r>
        <w:t xml:space="preserve"> button will be enabled. Click </w:t>
      </w:r>
      <w:r w:rsidRPr="00F85613">
        <w:rPr>
          <w:b/>
        </w:rPr>
        <w:t>Install</w:t>
      </w:r>
      <w:r>
        <w:t xml:space="preserve"> to proceed.</w:t>
      </w:r>
    </w:p>
    <w:p w14:paraId="0D62A701" w14:textId="2EBB9D27" w:rsidR="00F85613" w:rsidRDefault="00F85613" w:rsidP="00F85613"/>
    <w:p w14:paraId="6E88A3DA" w14:textId="0B02D55D" w:rsidR="00F85613" w:rsidRDefault="00F85613" w:rsidP="00F85613"/>
    <w:p w14:paraId="06C00B4F" w14:textId="77777777" w:rsidR="00F85613" w:rsidRDefault="00F85613" w:rsidP="00F85613"/>
    <w:p w14:paraId="0D4B794F" w14:textId="3ABC4033" w:rsidR="00A27993" w:rsidRDefault="00A27993" w:rsidP="001C64B5">
      <w:pPr>
        <w:pStyle w:val="ListParagraph"/>
        <w:numPr>
          <w:ilvl w:val="0"/>
          <w:numId w:val="8"/>
        </w:numPr>
      </w:pPr>
      <w:r w:rsidRPr="00D95AAE">
        <w:lastRenderedPageBreak/>
        <w:t>Company Maintenance Data Conversion</w:t>
      </w:r>
      <w:r w:rsidRPr="00502A71">
        <w:rPr>
          <w:b/>
        </w:rPr>
        <w:t>–</w:t>
      </w:r>
      <w:r>
        <w:t xml:space="preserve"> Navigate to</w:t>
      </w:r>
      <w:r w:rsidRPr="00D53D2C">
        <w:t xml:space="preserve"> </w:t>
      </w:r>
      <w:r w:rsidRPr="00624A4C">
        <w:rPr>
          <w:b/>
        </w:rPr>
        <w:t>Library Master&gt; Main&gt; Company Maintenance</w:t>
      </w:r>
      <w:r>
        <w:t xml:space="preserve"> and use the </w:t>
      </w:r>
      <w:r w:rsidRPr="00502A71">
        <w:rPr>
          <w:b/>
        </w:rPr>
        <w:t xml:space="preserve">Convert </w:t>
      </w:r>
      <w:r>
        <w:t>button on the top right to bring all data to the current level.</w:t>
      </w:r>
    </w:p>
    <w:p w14:paraId="237992A9" w14:textId="7FEC71A9" w:rsidR="00A27993" w:rsidRDefault="00BA6953" w:rsidP="00A27993">
      <w:pPr>
        <w:pStyle w:val="ListParagraph"/>
        <w:jc w:val="center"/>
      </w:pPr>
      <w:r>
        <w:rPr>
          <w:noProof/>
        </w:rPr>
        <mc:AlternateContent>
          <mc:Choice Requires="wps">
            <w:drawing>
              <wp:anchor distT="0" distB="0" distL="114300" distR="114300" simplePos="0" relativeHeight="251669504" behindDoc="0" locked="0" layoutInCell="1" allowOverlap="1" wp14:anchorId="2CD1647F" wp14:editId="6DABB2A2">
                <wp:simplePos x="0" y="0"/>
                <wp:positionH relativeFrom="column">
                  <wp:posOffset>4958862</wp:posOffset>
                </wp:positionH>
                <wp:positionV relativeFrom="paragraph">
                  <wp:posOffset>264648</wp:posOffset>
                </wp:positionV>
                <wp:extent cx="504092" cy="234462"/>
                <wp:effectExtent l="0" t="0" r="10795" b="13335"/>
                <wp:wrapNone/>
                <wp:docPr id="245" name="Oval 245"/>
                <wp:cNvGraphicFramePr/>
                <a:graphic xmlns:a="http://schemas.openxmlformats.org/drawingml/2006/main">
                  <a:graphicData uri="http://schemas.microsoft.com/office/word/2010/wordprocessingShape">
                    <wps:wsp>
                      <wps:cNvSpPr/>
                      <wps:spPr>
                        <a:xfrm>
                          <a:off x="0" y="0"/>
                          <a:ext cx="504092" cy="23446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825C79" id="Oval 245" o:spid="_x0000_s1026" style="position:absolute;margin-left:390.45pt;margin-top:20.85pt;width:39.7pt;height:18.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" filled="f" strokecolor="red" strokeweight="1pt">
                <v:stroke joinstyle="miter"/>
              </v:oval>
            </w:pict>
          </mc:Fallback>
        </mc:AlternateContent>
      </w:r>
      <w:r>
        <w:rPr>
          <w:noProof/>
        </w:rPr>
        <w:drawing>
          <wp:inline distT="0" distB="0" distL="0" distR="0" wp14:anchorId="7F87B8FB" wp14:editId="1013E9DA">
            <wp:extent cx="4632960" cy="1124062"/>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7812" cy="1139797"/>
                    </a:xfrm>
                    <a:prstGeom prst="rect">
                      <a:avLst/>
                    </a:prstGeom>
                  </pic:spPr>
                </pic:pic>
              </a:graphicData>
            </a:graphic>
          </wp:inline>
        </w:drawing>
      </w:r>
    </w:p>
    <w:p w14:paraId="556678FB" w14:textId="6EF0E85C" w:rsidR="002F13BC" w:rsidRPr="00BA6953" w:rsidRDefault="00A27993" w:rsidP="001C64B5">
      <w:pPr>
        <w:pStyle w:val="ListParagraph"/>
        <w:numPr>
          <w:ilvl w:val="0"/>
          <w:numId w:val="8"/>
        </w:numPr>
      </w:pPr>
      <w:r w:rsidRPr="00D95AAE">
        <w:t>Customizer Utilities</w:t>
      </w:r>
      <w:r>
        <w:t xml:space="preserve"> – Navigate </w:t>
      </w:r>
      <w:r w:rsidRPr="003F4EA5">
        <w:rPr>
          <w:b/>
        </w:rPr>
        <w:t>to Custom Office&gt; Utilities</w:t>
      </w:r>
      <w:r>
        <w:t xml:space="preserve"> and </w:t>
      </w:r>
      <w:r w:rsidRPr="003F4EA5">
        <w:rPr>
          <w:b/>
        </w:rPr>
        <w:t>Rebuild Customizer Log</w:t>
      </w:r>
      <w:r>
        <w:t xml:space="preserve"> and </w:t>
      </w:r>
      <w:r w:rsidRPr="003F4EA5">
        <w:rPr>
          <w:b/>
        </w:rPr>
        <w:t>Update Custom Panels to Current Level</w:t>
      </w:r>
      <w:r>
        <w:t>.</w:t>
      </w:r>
      <w:r w:rsidRPr="00A27993">
        <w:rPr>
          <w:rFonts w:ascii="Times New Roman" w:hAnsi="Times New Roman" w:cs="Times New Roman"/>
          <w:bCs/>
          <w:iCs/>
          <w:noProof/>
        </w:rPr>
        <w:t xml:space="preserve"> </w:t>
      </w:r>
    </w:p>
    <w:p w14:paraId="2491FD22" w14:textId="03C42632" w:rsidR="00BA6953" w:rsidRPr="00BA6953" w:rsidRDefault="00BA6953" w:rsidP="00BA6953">
      <w:pPr>
        <w:rPr>
          <w:rFonts w:ascii="Times New Roman" w:hAnsi="Times New Roman" w:cs="Times New Roman"/>
          <w:bCs/>
          <w:iCs/>
          <w:noProof/>
        </w:rPr>
      </w:pPr>
      <w:r>
        <w:rPr>
          <w:rFonts w:ascii="Times New Roman" w:hAnsi="Times New Roman" w:cs="Times New Roman"/>
          <w:bCs/>
          <w:iCs/>
          <w:noProof/>
        </w:rPr>
        <w:br w:type="page"/>
      </w:r>
    </w:p>
    <w:p w14:paraId="1A19CBE3" w14:textId="77777777" w:rsidR="00706EC5" w:rsidRPr="00EE3C7F" w:rsidRDefault="00706EC5" w:rsidP="00CE39E9">
      <w:pPr>
        <w:pStyle w:val="Heading1"/>
        <w:rPr>
          <w:rFonts w:ascii="Raleway Light" w:hAnsi="Raleway Light"/>
          <w:sz w:val="20"/>
          <w:szCs w:val="20"/>
        </w:rPr>
      </w:pPr>
      <w:bookmarkStart w:id="20" w:name="_Toc47302814"/>
      <w:r w:rsidRPr="00EE3C7F">
        <w:rPr>
          <w:rFonts w:ascii="Raleway Light" w:hAnsi="Raleway Light"/>
          <w:sz w:val="20"/>
          <w:szCs w:val="20"/>
        </w:rPr>
        <w:lastRenderedPageBreak/>
        <w:t xml:space="preserve">Chapter 2: </w:t>
      </w:r>
      <w:r w:rsidR="00CD06E6" w:rsidRPr="00EE3C7F">
        <w:rPr>
          <w:rFonts w:ascii="Raleway Light" w:hAnsi="Raleway Light"/>
          <w:sz w:val="20"/>
          <w:szCs w:val="20"/>
        </w:rPr>
        <w:t>Configuration &amp; Setup</w:t>
      </w:r>
      <w:bookmarkEnd w:id="20"/>
    </w:p>
    <w:p w14:paraId="1DA3B842" w14:textId="77777777" w:rsidR="001402B0" w:rsidRDefault="001402B0" w:rsidP="001402B0">
      <w:pPr>
        <w:pStyle w:val="Heading3"/>
        <w:rPr>
          <w:rFonts w:ascii="Raleway Light" w:hAnsi="Raleway Light"/>
        </w:rPr>
      </w:pPr>
      <w:bookmarkStart w:id="21" w:name="_APSPays_Gateway_Setup"/>
      <w:bookmarkStart w:id="22" w:name="_Toc534952009"/>
      <w:bookmarkStart w:id="23" w:name="_Toc47302815"/>
      <w:bookmarkEnd w:id="21"/>
      <w:r>
        <w:rPr>
          <w:rFonts w:ascii="Raleway Light" w:hAnsi="Raleway Light"/>
        </w:rPr>
        <w:t>APSPays Gateway Setup - Credits</w:t>
      </w:r>
      <w:bookmarkEnd w:id="22"/>
      <w:bookmarkEnd w:id="23"/>
    </w:p>
    <w:p w14:paraId="2CE08974" w14:textId="34DFE88F" w:rsidR="001402B0" w:rsidRDefault="001402B0" w:rsidP="001402B0">
      <w:r>
        <w:t xml:space="preserve">There are critical steps to setting up appropriate user permissions in order to process some functions within </w:t>
      </w:r>
      <w:r w:rsidR="00F53A3D">
        <w:t>an ERP integration</w:t>
      </w:r>
      <w:r>
        <w:t>. For more information regarding gateway setup and administrative permissions</w:t>
      </w:r>
      <w:r w:rsidR="006D1CA0">
        <w:t>,</w:t>
      </w:r>
      <w:r>
        <w:t xml:space="preserve"> please contact </w:t>
      </w:r>
      <w:hyperlink r:id="rId24" w:history="1">
        <w:r w:rsidRPr="003E66FF">
          <w:rPr>
            <w:rStyle w:val="Hyperlink"/>
            <w:color w:val="01626F"/>
          </w:rPr>
          <w:t>gatewaysupport@apspayments.com</w:t>
        </w:r>
      </w:hyperlink>
      <w:r>
        <w:t xml:space="preserve"> .</w:t>
      </w:r>
    </w:p>
    <w:p w14:paraId="3D05F9F0" w14:textId="18DEE9C5" w:rsidR="001402B0" w:rsidRPr="006B03D4" w:rsidRDefault="001402B0" w:rsidP="001402B0">
      <w:pPr>
        <w:rPr>
          <w:color w:val="F79521"/>
        </w:rPr>
      </w:pPr>
      <w:r w:rsidRPr="006B03D4">
        <w:rPr>
          <w:b/>
          <w:color w:val="F79521"/>
        </w:rPr>
        <w:t xml:space="preserve">*NOTE* </w:t>
      </w:r>
      <w:r w:rsidRPr="006B03D4">
        <w:rPr>
          <w:color w:val="F79521"/>
        </w:rPr>
        <w:t>Do not adjust any other permissions</w:t>
      </w:r>
      <w:r w:rsidR="007E705D">
        <w:rPr>
          <w:color w:val="F79521"/>
        </w:rPr>
        <w:t xml:space="preserve"> or </w:t>
      </w:r>
      <w:r w:rsidR="008D2146">
        <w:rPr>
          <w:color w:val="F79521"/>
        </w:rPr>
        <w:t xml:space="preserve">password </w:t>
      </w:r>
      <w:r w:rsidR="008D2146" w:rsidRPr="006B03D4">
        <w:rPr>
          <w:color w:val="F79521"/>
        </w:rPr>
        <w:t>for</w:t>
      </w:r>
      <w:r w:rsidRPr="006B03D4">
        <w:rPr>
          <w:color w:val="F79521"/>
        </w:rPr>
        <w:t xml:space="preserve"> the SAGE100 </w:t>
      </w:r>
      <w:proofErr w:type="spellStart"/>
      <w:r w:rsidRPr="006B03D4">
        <w:rPr>
          <w:color w:val="F79521"/>
        </w:rPr>
        <w:t>SAGE100</w:t>
      </w:r>
      <w:proofErr w:type="spellEnd"/>
      <w:r w:rsidRPr="006B03D4">
        <w:rPr>
          <w:color w:val="F79521"/>
        </w:rPr>
        <w:t xml:space="preserve"> User</w:t>
      </w:r>
      <w:r w:rsidR="003835E4">
        <w:rPr>
          <w:color w:val="F79521"/>
        </w:rPr>
        <w:t>.</w:t>
      </w:r>
    </w:p>
    <w:p w14:paraId="29523B04" w14:textId="77777777" w:rsidR="001402B0" w:rsidRPr="003E66FF" w:rsidRDefault="001402B0" w:rsidP="001C64B5">
      <w:pPr>
        <w:pStyle w:val="ListParagraph"/>
        <w:numPr>
          <w:ilvl w:val="0"/>
          <w:numId w:val="16"/>
        </w:numPr>
      </w:pPr>
      <w:r>
        <w:t xml:space="preserve">Navigate to </w:t>
      </w:r>
      <w:r w:rsidRPr="00EE3C7F">
        <w:rPr>
          <w:rStyle w:val="Hyperlink"/>
          <w:rFonts w:ascii="Raleway Light" w:hAnsi="Raleway Light" w:cs="Arial"/>
          <w:color w:val="01626F"/>
        </w:rPr>
        <w:t>https://secure.apspaymentgateway.com/merchants/login</w:t>
      </w:r>
      <w:r w:rsidRPr="00EE3C7F">
        <w:rPr>
          <w:rFonts w:ascii="Raleway Light" w:hAnsi="Raleway Light" w:cs="Arial"/>
          <w:color w:val="01626F"/>
        </w:rPr>
        <w:t xml:space="preserve"> </w:t>
      </w:r>
      <w:r w:rsidRPr="00EE3C7F">
        <w:rPr>
          <w:rFonts w:ascii="Raleway Light" w:hAnsi="Raleway Light" w:cs="Arial"/>
        </w:rPr>
        <w:t>and provide the username and password</w:t>
      </w:r>
      <w:r>
        <w:rPr>
          <w:rFonts w:ascii="Raleway Light" w:hAnsi="Raleway Light" w:cs="Arial"/>
        </w:rPr>
        <w:t xml:space="preserve"> for an administrative user. </w:t>
      </w:r>
    </w:p>
    <w:p w14:paraId="52AEBF3A" w14:textId="77777777" w:rsidR="001402B0" w:rsidRDefault="001402B0" w:rsidP="001C64B5">
      <w:pPr>
        <w:pStyle w:val="ListParagraph"/>
        <w:numPr>
          <w:ilvl w:val="0"/>
          <w:numId w:val="16"/>
        </w:numPr>
      </w:pPr>
      <w:r>
        <w:t xml:space="preserve">Navigate to </w:t>
      </w:r>
      <w:r w:rsidRPr="001A6004">
        <w:rPr>
          <w:b/>
        </w:rPr>
        <w:t>Settings &gt; User Accounts</w:t>
      </w:r>
      <w:r>
        <w:t xml:space="preserve"> &gt; Select the SAGE100 </w:t>
      </w:r>
      <w:proofErr w:type="spellStart"/>
      <w:r>
        <w:t>SAGE100</w:t>
      </w:r>
      <w:proofErr w:type="spellEnd"/>
      <w:r>
        <w:t xml:space="preserve"> user</w:t>
      </w:r>
    </w:p>
    <w:p w14:paraId="14EAE572" w14:textId="77777777" w:rsidR="001402B0" w:rsidRDefault="001402B0" w:rsidP="001402B0">
      <w:pPr>
        <w:pStyle w:val="ListParagraph"/>
      </w:pPr>
      <w:r>
        <w:rPr>
          <w:noProof/>
        </w:rPr>
        <w:drawing>
          <wp:inline distT="0" distB="0" distL="0" distR="0" wp14:anchorId="09F5C28D" wp14:editId="34354436">
            <wp:extent cx="5943600" cy="346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6710"/>
                    </a:xfrm>
                    <a:prstGeom prst="rect">
                      <a:avLst/>
                    </a:prstGeom>
                  </pic:spPr>
                </pic:pic>
              </a:graphicData>
            </a:graphic>
          </wp:inline>
        </w:drawing>
      </w:r>
    </w:p>
    <w:p w14:paraId="127103EF" w14:textId="6F1D9DB6" w:rsidR="001402B0" w:rsidRDefault="001402B0" w:rsidP="001C64B5">
      <w:pPr>
        <w:pStyle w:val="ListParagraph"/>
        <w:numPr>
          <w:ilvl w:val="0"/>
          <w:numId w:val="16"/>
        </w:numPr>
      </w:pPr>
      <w:r>
        <w:t xml:space="preserve">Select the </w:t>
      </w:r>
      <w:r w:rsidR="003835E4">
        <w:rPr>
          <w:b/>
        </w:rPr>
        <w:t>+</w:t>
      </w:r>
      <w:r w:rsidR="003835E4">
        <w:t xml:space="preserve"> </w:t>
      </w:r>
      <w:r>
        <w:t xml:space="preserve">API Access to expand </w:t>
      </w:r>
      <w:r w:rsidR="003835E4">
        <w:t>the options.</w:t>
      </w:r>
    </w:p>
    <w:p w14:paraId="56FD823D" w14:textId="5B9DEEA7" w:rsidR="001402B0" w:rsidRDefault="001402B0" w:rsidP="001C64B5">
      <w:pPr>
        <w:pStyle w:val="ListParagraph"/>
        <w:numPr>
          <w:ilvl w:val="0"/>
          <w:numId w:val="16"/>
        </w:numPr>
      </w:pPr>
      <w:r>
        <w:t xml:space="preserve">Check </w:t>
      </w:r>
      <w:r w:rsidR="003835E4">
        <w:t xml:space="preserve">the box next to </w:t>
      </w:r>
      <w:r w:rsidRPr="003835E4">
        <w:rPr>
          <w:b/>
        </w:rPr>
        <w:t>Create New Credits</w:t>
      </w:r>
      <w:r w:rsidR="003835E4">
        <w:t xml:space="preserve">. This is a critical permission required for issuing Credit Memos within the </w:t>
      </w:r>
      <w:r w:rsidR="00114072">
        <w:t xml:space="preserve">APSPays </w:t>
      </w:r>
      <w:r w:rsidR="00DB0BC7">
        <w:t>Addition</w:t>
      </w:r>
      <w:r w:rsidR="003835E4">
        <w:t xml:space="preserve">. </w:t>
      </w:r>
    </w:p>
    <w:p w14:paraId="567A3839" w14:textId="77777777" w:rsidR="001402B0" w:rsidRDefault="001402B0" w:rsidP="001402B0">
      <w:pPr>
        <w:pStyle w:val="ListParagraph"/>
      </w:pPr>
      <w:r>
        <w:rPr>
          <w:noProof/>
        </w:rPr>
        <w:drawing>
          <wp:inline distT="0" distB="0" distL="0" distR="0" wp14:anchorId="7A868CCD" wp14:editId="4DC9B4AC">
            <wp:extent cx="3372211" cy="17113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0026" cy="1715291"/>
                    </a:xfrm>
                    <a:prstGeom prst="rect">
                      <a:avLst/>
                    </a:prstGeom>
                  </pic:spPr>
                </pic:pic>
              </a:graphicData>
            </a:graphic>
          </wp:inline>
        </w:drawing>
      </w:r>
    </w:p>
    <w:p w14:paraId="29CBC949" w14:textId="05225CB0" w:rsidR="001402B0" w:rsidRPr="00F90E29" w:rsidRDefault="001402B0" w:rsidP="001C64B5">
      <w:pPr>
        <w:pStyle w:val="ListParagraph"/>
        <w:numPr>
          <w:ilvl w:val="0"/>
          <w:numId w:val="16"/>
        </w:numPr>
      </w:pPr>
      <w:r>
        <w:t xml:space="preserve">Scroll down and </w:t>
      </w:r>
      <w:r w:rsidR="003835E4">
        <w:t xml:space="preserve">click </w:t>
      </w:r>
      <w:r w:rsidR="003835E4">
        <w:rPr>
          <w:b/>
        </w:rPr>
        <w:t>Save.</w:t>
      </w:r>
    </w:p>
    <w:p w14:paraId="124A778D" w14:textId="6E261550" w:rsidR="00F90E29" w:rsidRDefault="00F90E29" w:rsidP="00F90E29"/>
    <w:p w14:paraId="460C9D84" w14:textId="16F9F3CE" w:rsidR="00BA6953" w:rsidRDefault="00BA6953">
      <w:r>
        <w:br w:type="page"/>
      </w:r>
    </w:p>
    <w:p w14:paraId="6AAF864C" w14:textId="6BD061C4" w:rsidR="00CD06E6" w:rsidRDefault="00CD06E6" w:rsidP="00233A6C">
      <w:pPr>
        <w:pStyle w:val="Heading3"/>
        <w:rPr>
          <w:rFonts w:ascii="Raleway Light" w:hAnsi="Raleway Light"/>
        </w:rPr>
      </w:pPr>
      <w:bookmarkStart w:id="24" w:name="_Toc47302816"/>
      <w:r w:rsidRPr="00EE3C7F">
        <w:rPr>
          <w:rFonts w:ascii="Raleway Light" w:hAnsi="Raleway Light"/>
        </w:rPr>
        <w:lastRenderedPageBreak/>
        <w:t xml:space="preserve">Company </w:t>
      </w:r>
      <w:r w:rsidR="004C3779">
        <w:rPr>
          <w:rFonts w:ascii="Raleway Light" w:hAnsi="Raleway Light"/>
        </w:rPr>
        <w:t>Maintanence</w:t>
      </w:r>
      <w:bookmarkEnd w:id="24"/>
    </w:p>
    <w:p w14:paraId="6AC012B5" w14:textId="2AB1C8B2" w:rsidR="004C3779" w:rsidRPr="004C3779" w:rsidRDefault="004C3779" w:rsidP="004C3779">
      <w:r>
        <w:t xml:space="preserve">Referencing the </w:t>
      </w:r>
      <w:r w:rsidR="00AB1498">
        <w:t>i</w:t>
      </w:r>
      <w:r>
        <w:t xml:space="preserve">ntegration </w:t>
      </w:r>
      <w:r w:rsidR="00AB1498">
        <w:t>e</w:t>
      </w:r>
      <w:r>
        <w:t xml:space="preserve">mail sent by APS Payments, enter </w:t>
      </w:r>
      <w:r w:rsidR="000C1399">
        <w:t xml:space="preserve">the final configuration details into </w:t>
      </w:r>
      <w:r w:rsidR="000C1399" w:rsidRPr="00477316">
        <w:rPr>
          <w:b/>
        </w:rPr>
        <w:t>Library Master&gt; Main&gt; Company Maintenance</w:t>
      </w:r>
      <w:r w:rsidR="000C1399">
        <w:t xml:space="preserve">. </w:t>
      </w:r>
    </w:p>
    <w:p w14:paraId="659AA8AE" w14:textId="1A7D3183" w:rsidR="004C3779" w:rsidRPr="004C3779" w:rsidRDefault="00BA6953" w:rsidP="004C3779">
      <w:pPr>
        <w:jc w:val="center"/>
      </w:pPr>
      <w:r>
        <w:rPr>
          <w:noProof/>
        </w:rPr>
        <w:drawing>
          <wp:inline distT="0" distB="0" distL="0" distR="0" wp14:anchorId="4EFC41A7" wp14:editId="4E7FDE3A">
            <wp:extent cx="4197129" cy="4355123"/>
            <wp:effectExtent l="0" t="0" r="0" b="762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4326" cy="4383343"/>
                    </a:xfrm>
                    <a:prstGeom prst="rect">
                      <a:avLst/>
                    </a:prstGeom>
                  </pic:spPr>
                </pic:pic>
              </a:graphicData>
            </a:graphic>
          </wp:inline>
        </w:drawing>
      </w:r>
    </w:p>
    <w:p w14:paraId="79460FDF" w14:textId="04EA194D" w:rsidR="004C3779" w:rsidRDefault="004C3779" w:rsidP="004C3779">
      <w:r w:rsidRPr="000C1399">
        <w:rPr>
          <w:b/>
        </w:rPr>
        <w:t>Write Transaction Info into Log File</w:t>
      </w:r>
      <w:r>
        <w:t xml:space="preserve"> </w:t>
      </w:r>
      <w:r w:rsidR="000C1399">
        <w:t>(checkbox)</w:t>
      </w:r>
      <w:r>
        <w:t>- check this box to write APS transaction information into a log file. The log file APS_TRAN.log will be created in the MAS_XXX folder</w:t>
      </w:r>
      <w:r w:rsidR="000C1399">
        <w:t xml:space="preserve"> and is a critical tool in troubleshooting transaction errors. </w:t>
      </w:r>
    </w:p>
    <w:p w14:paraId="0FDBD719" w14:textId="529442C5" w:rsidR="004C3779" w:rsidRDefault="004C3779" w:rsidP="004C3779">
      <w:r w:rsidRPr="000C1399">
        <w:rPr>
          <w:b/>
        </w:rPr>
        <w:t xml:space="preserve">Level III </w:t>
      </w:r>
      <w:r w:rsidR="000C1399">
        <w:rPr>
          <w:b/>
        </w:rPr>
        <w:t>P</w:t>
      </w:r>
      <w:r w:rsidRPr="000C1399">
        <w:rPr>
          <w:b/>
        </w:rPr>
        <w:t>rocessing</w:t>
      </w:r>
      <w:r>
        <w:t xml:space="preserve"> </w:t>
      </w:r>
      <w:r w:rsidR="000C1399">
        <w:t xml:space="preserve">(checkbox) </w:t>
      </w:r>
      <w:r>
        <w:t xml:space="preserve">- check this </w:t>
      </w:r>
      <w:r w:rsidR="000C1399">
        <w:t>box</w:t>
      </w:r>
      <w:r>
        <w:t xml:space="preserve"> enable Level III processing. </w:t>
      </w:r>
    </w:p>
    <w:p w14:paraId="7FD7A1EF" w14:textId="4DCAF04C" w:rsidR="000C1399" w:rsidRDefault="000C1399" w:rsidP="000C1399">
      <w:r>
        <w:rPr>
          <w:b/>
        </w:rPr>
        <w:t>Summary Commodity Code</w:t>
      </w:r>
      <w:r>
        <w:t xml:space="preserve"> - Level III processing requires a Summary Commodity Code to be sent with each authorization or sale.  This value will be provided by APS Payments.</w:t>
      </w:r>
    </w:p>
    <w:p w14:paraId="0E6C5573" w14:textId="14E73507" w:rsidR="000C1399" w:rsidRDefault="000C1399" w:rsidP="000C1399">
      <w:r>
        <w:rPr>
          <w:b/>
        </w:rPr>
        <w:t>Item Commodity Code</w:t>
      </w:r>
      <w:r>
        <w:t xml:space="preserve"> - Level III processing requires an Item Commodity Code to be sent with each detail line.  This value will be provided by APS Payments.</w:t>
      </w:r>
    </w:p>
    <w:p w14:paraId="6D16C78F" w14:textId="03A99435" w:rsidR="000C1399" w:rsidRDefault="000C1399" w:rsidP="000C1399">
      <w:r>
        <w:rPr>
          <w:b/>
        </w:rPr>
        <w:t>Ship from Postal Code</w:t>
      </w:r>
      <w:r>
        <w:t xml:space="preserve"> - Level III processing requires the Ship From Postal Code to be </w:t>
      </w:r>
      <w:r>
        <w:tab/>
        <w:t>sent with each authorization or sale. Enter the postal code or ZIP code from which you typically ship items.</w:t>
      </w:r>
    </w:p>
    <w:p w14:paraId="7D567D16" w14:textId="4A7875ED" w:rsidR="000C1399" w:rsidRDefault="000C1399" w:rsidP="000C1399">
      <w:pPr>
        <w:pStyle w:val="Heading3"/>
        <w:rPr>
          <w:rFonts w:ascii="Raleway Light" w:hAnsi="Raleway Light"/>
        </w:rPr>
      </w:pPr>
      <w:bookmarkStart w:id="25" w:name="_ClickToPay_[Optional]"/>
      <w:bookmarkStart w:id="26" w:name="_Toc47302817"/>
      <w:bookmarkEnd w:id="25"/>
      <w:r>
        <w:rPr>
          <w:rFonts w:ascii="Raleway Light" w:hAnsi="Raleway Light"/>
        </w:rPr>
        <w:lastRenderedPageBreak/>
        <w:t>Payment Type</w:t>
      </w:r>
      <w:r w:rsidRPr="00EE3C7F">
        <w:rPr>
          <w:rFonts w:ascii="Raleway Light" w:hAnsi="Raleway Light"/>
        </w:rPr>
        <w:t xml:space="preserve"> </w:t>
      </w:r>
      <w:r>
        <w:rPr>
          <w:rFonts w:ascii="Raleway Light" w:hAnsi="Raleway Light"/>
        </w:rPr>
        <w:t>Maintanence</w:t>
      </w:r>
      <w:bookmarkEnd w:id="26"/>
    </w:p>
    <w:p w14:paraId="7A09B7BE" w14:textId="3EB5A608" w:rsidR="000C1399" w:rsidRDefault="001900D7" w:rsidP="004C3779">
      <w:r>
        <w:t>Configure the</w:t>
      </w:r>
      <w:r w:rsidR="000C1399">
        <w:t xml:space="preserve"> additional options available within </w:t>
      </w:r>
      <w:r w:rsidR="00B64101">
        <w:t>Sage</w:t>
      </w:r>
      <w:r w:rsidR="00F53A3D">
        <w:t xml:space="preserve"> 100</w:t>
      </w:r>
      <w:r w:rsidR="00B64101">
        <w:t xml:space="preserve">’s </w:t>
      </w:r>
      <w:r w:rsidR="000C1399" w:rsidRPr="00B64101">
        <w:rPr>
          <w:b/>
        </w:rPr>
        <w:t>Payment Type Maintenance</w:t>
      </w:r>
      <w:r w:rsidR="000C1399">
        <w:t xml:space="preserve">. </w:t>
      </w:r>
    </w:p>
    <w:p w14:paraId="255443CA" w14:textId="19D88BB8" w:rsidR="0009308A" w:rsidRDefault="0009308A" w:rsidP="0009308A">
      <w:pPr>
        <w:spacing w:after="230" w:line="239" w:lineRule="auto"/>
        <w:ind w:right="-11"/>
        <w:jc w:val="both"/>
        <w:rPr>
          <w:color w:val="F79521"/>
        </w:rPr>
      </w:pPr>
      <w:r w:rsidRPr="00916559">
        <w:rPr>
          <w:rFonts w:ascii="Raleway Light" w:hAnsi="Raleway Light"/>
          <w:b/>
          <w:color w:val="F79521"/>
        </w:rPr>
        <w:t>*NOTE*</w:t>
      </w:r>
      <w:r w:rsidRPr="00922425">
        <w:rPr>
          <w:rFonts w:ascii="Raleway Light" w:hAnsi="Raleway Light"/>
          <w:color w:val="F79521"/>
          <w:sz w:val="24"/>
        </w:rPr>
        <w:t xml:space="preserve"> </w:t>
      </w:r>
      <w:r>
        <w:rPr>
          <w:color w:val="F79521"/>
        </w:rPr>
        <w:t xml:space="preserve">Accrual Account and Asset Accounts are required for Credit Card and ACH Payment Types. </w:t>
      </w:r>
    </w:p>
    <w:p w14:paraId="34D51438" w14:textId="0D1FC10C" w:rsidR="007B6F43" w:rsidRDefault="009C1BA1" w:rsidP="007B6F43">
      <w:pPr>
        <w:spacing w:after="230" w:line="239" w:lineRule="auto"/>
        <w:ind w:right="-11"/>
        <w:jc w:val="center"/>
        <w:rPr>
          <w:color w:val="F79521"/>
        </w:rPr>
      </w:pPr>
      <w:r>
        <w:rPr>
          <w:noProof/>
        </w:rPr>
        <w:drawing>
          <wp:inline distT="0" distB="0" distL="0" distR="0" wp14:anchorId="3D7C9DDD" wp14:editId="0C9361E8">
            <wp:extent cx="4114067" cy="3404270"/>
            <wp:effectExtent l="0" t="0" r="1270" b="571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3426" cy="3420289"/>
                    </a:xfrm>
                    <a:prstGeom prst="rect">
                      <a:avLst/>
                    </a:prstGeom>
                  </pic:spPr>
                </pic:pic>
              </a:graphicData>
            </a:graphic>
          </wp:inline>
        </w:drawing>
      </w:r>
    </w:p>
    <w:p w14:paraId="2CB958C7" w14:textId="110AD771" w:rsidR="0009308A" w:rsidRDefault="000C1399" w:rsidP="000C1399">
      <w:r w:rsidRPr="000C1399">
        <w:rPr>
          <w:b/>
        </w:rPr>
        <w:t>Allow Corporate Cards</w:t>
      </w:r>
      <w:r>
        <w:rPr>
          <w:b/>
        </w:rPr>
        <w:t xml:space="preserve">- </w:t>
      </w:r>
      <w:r w:rsidRPr="000C1399">
        <w:t>Check</w:t>
      </w:r>
      <w:r>
        <w:t xml:space="preserve"> this box to complete</w:t>
      </w:r>
      <w:r w:rsidR="004C3779">
        <w:t xml:space="preserve"> Level III processing</w:t>
      </w:r>
      <w:r>
        <w:t xml:space="preserve"> setup. </w:t>
      </w:r>
    </w:p>
    <w:p w14:paraId="33A49300" w14:textId="0D8BFFF5" w:rsidR="00DE4CFE" w:rsidRPr="00DE4CFE" w:rsidRDefault="00DE4CFE" w:rsidP="00DE4CFE">
      <w:r>
        <w:rPr>
          <w:b/>
        </w:rPr>
        <w:t xml:space="preserve">Use EMV Device- </w:t>
      </w:r>
      <w:r w:rsidRPr="00DE4CFE">
        <w:t>Check this if you will be using a</w:t>
      </w:r>
      <w:r>
        <w:t>n EMV Device</w:t>
      </w:r>
      <w:r w:rsidRPr="00DE4CFE">
        <w:t xml:space="preserve"> on any workstation. </w:t>
      </w:r>
      <w:hyperlink w:anchor="_EMV_Setup_(Optional)" w:history="1">
        <w:r w:rsidR="00F170CD" w:rsidRPr="002908A1">
          <w:rPr>
            <w:rStyle w:val="Hyperlink"/>
            <w:color w:val="01626F"/>
          </w:rPr>
          <w:t>EMV Setup</w:t>
        </w:r>
      </w:hyperlink>
      <w:r w:rsidR="00F170CD">
        <w:t xml:space="preserve"> must be completed before this box can be checked. </w:t>
      </w:r>
      <w:r>
        <w:t xml:space="preserve">If selected, </w:t>
      </w:r>
      <w:r>
        <w:rPr>
          <w:b/>
        </w:rPr>
        <w:t xml:space="preserve">Require CVV </w:t>
      </w:r>
      <w:r>
        <w:t xml:space="preserve">will be automatically disabled and </w:t>
      </w:r>
      <w:r>
        <w:rPr>
          <w:b/>
        </w:rPr>
        <w:t xml:space="preserve">Retail Account </w:t>
      </w:r>
      <w:r>
        <w:t xml:space="preserve">will automatically be enabled. </w:t>
      </w:r>
    </w:p>
    <w:p w14:paraId="5D8F8D34" w14:textId="2E54D5C7" w:rsidR="000C1399" w:rsidRDefault="0009308A" w:rsidP="000C1399">
      <w:r>
        <w:rPr>
          <w:b/>
        </w:rPr>
        <w:t>Require CVV</w:t>
      </w:r>
      <w:r w:rsidR="000C1399">
        <w:rPr>
          <w:b/>
        </w:rPr>
        <w:t xml:space="preserve">- </w:t>
      </w:r>
      <w:r>
        <w:t xml:space="preserve">This will require entry of the CVV code with each Credit Card transaction. </w:t>
      </w:r>
      <w:r w:rsidR="00925FD3">
        <w:t>This is not supported on EMV</w:t>
      </w:r>
      <w:r w:rsidR="00B97147">
        <w:t xml:space="preserve"> Payment Types</w:t>
      </w:r>
      <w:r w:rsidR="00925FD3">
        <w:t>.</w:t>
      </w:r>
    </w:p>
    <w:p w14:paraId="6728E598" w14:textId="534CCD9B" w:rsidR="000C1399" w:rsidRDefault="0009308A" w:rsidP="000C1399">
      <w:r>
        <w:rPr>
          <w:b/>
        </w:rPr>
        <w:t>Retail Account</w:t>
      </w:r>
      <w:r w:rsidR="000C1399">
        <w:rPr>
          <w:b/>
        </w:rPr>
        <w:t xml:space="preserve">- </w:t>
      </w:r>
      <w:r>
        <w:t xml:space="preserve">If your merchant account is set up for retail, a validation transaction will not be sent when new cards are added to Customer Credit Card Maintenance. </w:t>
      </w:r>
      <w:r w:rsidR="000C1399">
        <w:t xml:space="preserve"> </w:t>
      </w:r>
      <w:r w:rsidR="00925FD3">
        <w:t xml:space="preserve">This is a required setting if using an EMV device. </w:t>
      </w:r>
    </w:p>
    <w:p w14:paraId="26EC3F03" w14:textId="77777777" w:rsidR="006618A3" w:rsidRDefault="006618A3" w:rsidP="006618A3">
      <w:r w:rsidRPr="00AE5145">
        <w:rPr>
          <w:b/>
        </w:rPr>
        <w:t>APS Merchant</w:t>
      </w:r>
      <w:r>
        <w:rPr>
          <w:b/>
        </w:rPr>
        <w:t xml:space="preserve"> API Key</w:t>
      </w:r>
      <w:r w:rsidRPr="00AE5145">
        <w:t xml:space="preserve">– Gateway API </w:t>
      </w:r>
      <w:r>
        <w:t>Key</w:t>
      </w:r>
      <w:r w:rsidRPr="00AE5145">
        <w:t>.</w:t>
      </w:r>
      <w:r>
        <w:t xml:space="preserve"> </w:t>
      </w:r>
      <w:r w:rsidRPr="00AE5145">
        <w:t xml:space="preserve">Enter the </w:t>
      </w:r>
      <w:r>
        <w:t>API Key</w:t>
      </w:r>
      <w:r w:rsidRPr="00AE5145">
        <w:t xml:space="preserve"> provided by APS Payments.</w:t>
      </w:r>
    </w:p>
    <w:p w14:paraId="04E9347F" w14:textId="77777777" w:rsidR="001D33E1" w:rsidRDefault="001D33E1" w:rsidP="001D33E1">
      <w:r>
        <w:rPr>
          <w:b/>
        </w:rPr>
        <w:t xml:space="preserve">Valid Processor Connection- </w:t>
      </w:r>
      <w:r>
        <w:t xml:space="preserve">Confirms the Merchant ID and Merchant Password int eh APS Processing Settings are correct. </w:t>
      </w:r>
    </w:p>
    <w:p w14:paraId="5F0BF878" w14:textId="30F88A1E" w:rsidR="001D33E1" w:rsidRDefault="001D33E1" w:rsidP="001D33E1">
      <w:r>
        <w:rPr>
          <w:b/>
        </w:rPr>
        <w:t xml:space="preserve">Fix- </w:t>
      </w:r>
      <w:r>
        <w:t xml:space="preserve">Use this button only if instructed by APS Payments if the Valid Processor Connection box is not checked.  </w:t>
      </w:r>
    </w:p>
    <w:p w14:paraId="4E35B689" w14:textId="33871B3D" w:rsidR="001D33E1" w:rsidRDefault="001D33E1" w:rsidP="000C1399">
      <w:r>
        <w:rPr>
          <w:b/>
        </w:rPr>
        <w:lastRenderedPageBreak/>
        <w:t xml:space="preserve">Show Address and CVV- </w:t>
      </w:r>
      <w:r>
        <w:t xml:space="preserve">Prompts two additional popups after transaction submittal to display AVS and CVV results. </w:t>
      </w:r>
    </w:p>
    <w:p w14:paraId="5B08EE14" w14:textId="0DCCB4A5" w:rsidR="009C1BA1" w:rsidRDefault="0009308A" w:rsidP="000C1399">
      <w:r>
        <w:rPr>
          <w:b/>
        </w:rPr>
        <w:t>Send CC Confirmation Email</w:t>
      </w:r>
      <w:r w:rsidR="000C1399">
        <w:rPr>
          <w:b/>
        </w:rPr>
        <w:t xml:space="preserve">- </w:t>
      </w:r>
      <w:r>
        <w:t xml:space="preserve">The APSPays Gateway can send a confirmation email to buyers who have provided an email address. </w:t>
      </w:r>
      <w:r w:rsidR="00925FD3">
        <w:t>This feature is not supported on EMV transactions.</w:t>
      </w:r>
    </w:p>
    <w:p w14:paraId="013AE79A" w14:textId="77777777" w:rsidR="009C1BA1" w:rsidRDefault="009C1BA1">
      <w:r>
        <w:br w:type="page"/>
      </w:r>
    </w:p>
    <w:p w14:paraId="51042238" w14:textId="77777777" w:rsidR="000C1399" w:rsidRDefault="000C1399" w:rsidP="000C1399">
      <w:pPr>
        <w:pStyle w:val="Heading3"/>
        <w:rPr>
          <w:rFonts w:ascii="Raleway Light" w:hAnsi="Raleway Light"/>
        </w:rPr>
      </w:pPr>
      <w:bookmarkStart w:id="27" w:name="_Toc47302818"/>
      <w:r>
        <w:rPr>
          <w:rFonts w:ascii="Raleway Light" w:hAnsi="Raleway Light"/>
        </w:rPr>
        <w:lastRenderedPageBreak/>
        <w:t xml:space="preserve">Accounts </w:t>
      </w:r>
      <w:r w:rsidR="0009308A">
        <w:rPr>
          <w:rFonts w:ascii="Raleway Light" w:hAnsi="Raleway Light"/>
        </w:rPr>
        <w:t>Receivable</w:t>
      </w:r>
      <w:r>
        <w:rPr>
          <w:rFonts w:ascii="Raleway Light" w:hAnsi="Raleway Light"/>
        </w:rPr>
        <w:t xml:space="preserve"> Options</w:t>
      </w:r>
      <w:bookmarkEnd w:id="27"/>
    </w:p>
    <w:p w14:paraId="26A18D8B" w14:textId="0A51747D" w:rsidR="000C1399" w:rsidRDefault="0009308A" w:rsidP="004C3779">
      <w:r>
        <w:t xml:space="preserve">To activate the Credit Cards option within the appropriate Sage </w:t>
      </w:r>
      <w:r w:rsidR="00F53A3D">
        <w:t xml:space="preserve">100 </w:t>
      </w:r>
      <w:r>
        <w:t xml:space="preserve">Screens, navigate to </w:t>
      </w:r>
      <w:r w:rsidRPr="004A42AD">
        <w:rPr>
          <w:b/>
        </w:rPr>
        <w:t>Accounts Receivable&gt; Setup&gt; Accounts Receivable Options</w:t>
      </w:r>
      <w:r>
        <w:t xml:space="preserve"> and check the box on tab 4. </w:t>
      </w:r>
      <w:r w:rsidRPr="00312875">
        <w:rPr>
          <w:b/>
        </w:rPr>
        <w:t>Allow Credit Cards</w:t>
      </w:r>
      <w:r>
        <w:t xml:space="preserve">. </w:t>
      </w:r>
    </w:p>
    <w:p w14:paraId="1EBFE71D" w14:textId="1F3D2AD6" w:rsidR="0009308A" w:rsidRDefault="005F5FE1" w:rsidP="0009308A">
      <w:pPr>
        <w:jc w:val="center"/>
      </w:pPr>
      <w:r>
        <w:rPr>
          <w:noProof/>
        </w:rPr>
        <w:drawing>
          <wp:inline distT="0" distB="0" distL="0" distR="0" wp14:anchorId="229EB630" wp14:editId="3DC01113">
            <wp:extent cx="4772608" cy="1636350"/>
            <wp:effectExtent l="0" t="0" r="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4182" cy="1640318"/>
                    </a:xfrm>
                    <a:prstGeom prst="rect">
                      <a:avLst/>
                    </a:prstGeom>
                  </pic:spPr>
                </pic:pic>
              </a:graphicData>
            </a:graphic>
          </wp:inline>
        </w:drawing>
      </w:r>
    </w:p>
    <w:p w14:paraId="1279B9C4" w14:textId="58509A10" w:rsidR="00416E03" w:rsidRDefault="00416E03" w:rsidP="00416E03">
      <w:pPr>
        <w:spacing w:after="230" w:line="239" w:lineRule="auto"/>
        <w:ind w:right="-11"/>
        <w:jc w:val="both"/>
        <w:rPr>
          <w:color w:val="F79521"/>
        </w:rPr>
      </w:pPr>
      <w:r w:rsidRPr="00916559">
        <w:rPr>
          <w:rFonts w:ascii="Raleway Light" w:hAnsi="Raleway Light"/>
          <w:b/>
          <w:color w:val="F79521"/>
        </w:rPr>
        <w:t>*NOTE*</w:t>
      </w:r>
      <w:r w:rsidRPr="00922425">
        <w:rPr>
          <w:rFonts w:ascii="Raleway Light" w:hAnsi="Raleway Light"/>
          <w:color w:val="F79521"/>
          <w:sz w:val="24"/>
        </w:rPr>
        <w:t xml:space="preserve"> </w:t>
      </w:r>
      <w:r>
        <w:rPr>
          <w:color w:val="F79521"/>
        </w:rPr>
        <w:t xml:space="preserve">This setting cannot be applied with users in any of the Accounts Receivable modules.  </w:t>
      </w:r>
    </w:p>
    <w:p w14:paraId="6E7A179C" w14:textId="3C4BD6A8" w:rsidR="005F5FE1" w:rsidRPr="009C1BA1" w:rsidRDefault="009C1BA1" w:rsidP="00416E03">
      <w:r>
        <w:t xml:space="preserve">Optionally, you may want to uncheck </w:t>
      </w:r>
      <w:r>
        <w:rPr>
          <w:b/>
          <w:bCs/>
        </w:rPr>
        <w:t>Require Deposit Amount</w:t>
      </w:r>
      <w:r>
        <w:t xml:space="preserve"> if you will be running mostly Credit Cards or Click To Pay.</w:t>
      </w:r>
    </w:p>
    <w:p w14:paraId="54515533" w14:textId="7BB94E1C" w:rsidR="005F5FE1" w:rsidRDefault="005F5FE1" w:rsidP="0009308A">
      <w:pPr>
        <w:jc w:val="center"/>
      </w:pPr>
    </w:p>
    <w:p w14:paraId="0EF68AC6" w14:textId="1BDF8116" w:rsidR="005F5FE1" w:rsidRDefault="005F5FE1" w:rsidP="0009308A">
      <w:pPr>
        <w:jc w:val="center"/>
      </w:pPr>
    </w:p>
    <w:p w14:paraId="6867F5CB" w14:textId="7232CF54" w:rsidR="005F5FE1" w:rsidRDefault="005F5FE1" w:rsidP="0009308A">
      <w:pPr>
        <w:jc w:val="center"/>
      </w:pPr>
    </w:p>
    <w:p w14:paraId="2248D03D" w14:textId="012BD76E" w:rsidR="005F5FE1" w:rsidRDefault="005F5FE1" w:rsidP="0009308A">
      <w:pPr>
        <w:jc w:val="center"/>
      </w:pPr>
    </w:p>
    <w:p w14:paraId="09F43FF3" w14:textId="0FFF2A94" w:rsidR="005F5FE1" w:rsidRDefault="005F5FE1" w:rsidP="0009308A">
      <w:pPr>
        <w:jc w:val="center"/>
      </w:pPr>
    </w:p>
    <w:p w14:paraId="4B111D9F" w14:textId="3420EDA4" w:rsidR="005F5FE1" w:rsidRDefault="005F5FE1" w:rsidP="0009308A">
      <w:pPr>
        <w:jc w:val="center"/>
      </w:pPr>
    </w:p>
    <w:p w14:paraId="1A51BD5C" w14:textId="4CDA39AE" w:rsidR="005F5FE1" w:rsidRDefault="009C1BA1" w:rsidP="009C1BA1">
      <w:r>
        <w:br w:type="page"/>
      </w:r>
    </w:p>
    <w:p w14:paraId="1670B724" w14:textId="77777777" w:rsidR="008F42AC" w:rsidRDefault="008F42AC" w:rsidP="008F42AC">
      <w:pPr>
        <w:pStyle w:val="Heading3"/>
        <w:rPr>
          <w:rFonts w:ascii="Raleway Light" w:hAnsi="Raleway Light"/>
        </w:rPr>
      </w:pPr>
      <w:bookmarkStart w:id="28" w:name="_Toc47302819"/>
      <w:r w:rsidRPr="00EE3C7F">
        <w:rPr>
          <w:rFonts w:ascii="Raleway Light" w:hAnsi="Raleway Light"/>
        </w:rPr>
        <w:lastRenderedPageBreak/>
        <w:t xml:space="preserve">ClickToPay </w:t>
      </w:r>
      <w:r>
        <w:rPr>
          <w:rFonts w:ascii="Raleway Light" w:hAnsi="Raleway Light"/>
        </w:rPr>
        <w:t>Setup (Optional)</w:t>
      </w:r>
      <w:bookmarkEnd w:id="28"/>
    </w:p>
    <w:p w14:paraId="7D2E92F3" w14:textId="7D9F5157" w:rsidR="008F42AC" w:rsidRDefault="008F42AC" w:rsidP="001C64B5">
      <w:pPr>
        <w:pStyle w:val="ListParagraph"/>
        <w:numPr>
          <w:ilvl w:val="0"/>
          <w:numId w:val="18"/>
        </w:numPr>
      </w:pPr>
      <w:r>
        <w:t xml:space="preserve">Additional configuration fields are required on </w:t>
      </w:r>
      <w:r w:rsidRPr="00C92C04">
        <w:rPr>
          <w:b/>
        </w:rPr>
        <w:t>Company Maintenance</w:t>
      </w:r>
      <w:r>
        <w:t xml:space="preserve"> if ClickToPay is enabled. </w:t>
      </w:r>
    </w:p>
    <w:p w14:paraId="7EC8814A" w14:textId="1B57F256" w:rsidR="008F42AC" w:rsidRDefault="00160942" w:rsidP="008F42AC">
      <w:pPr>
        <w:jc w:val="center"/>
      </w:pPr>
      <w:r>
        <w:rPr>
          <w:noProof/>
        </w:rPr>
        <mc:AlternateContent>
          <mc:Choice Requires="wps">
            <w:drawing>
              <wp:anchor distT="0" distB="0" distL="114300" distR="114300" simplePos="0" relativeHeight="251673600" behindDoc="0" locked="0" layoutInCell="1" allowOverlap="1" wp14:anchorId="17F88F8E" wp14:editId="0DFFF380">
                <wp:simplePos x="0" y="0"/>
                <wp:positionH relativeFrom="column">
                  <wp:posOffset>1289538</wp:posOffset>
                </wp:positionH>
                <wp:positionV relativeFrom="paragraph">
                  <wp:posOffset>1088439</wp:posOffset>
                </wp:positionV>
                <wp:extent cx="1705708" cy="1699846"/>
                <wp:effectExtent l="0" t="0" r="27940" b="34290"/>
                <wp:wrapNone/>
                <wp:docPr id="254" name="Straight Connector 254"/>
                <wp:cNvGraphicFramePr/>
                <a:graphic xmlns:a="http://schemas.openxmlformats.org/drawingml/2006/main">
                  <a:graphicData uri="http://schemas.microsoft.com/office/word/2010/wordprocessingShape">
                    <wps:wsp>
                      <wps:cNvCnPr/>
                      <wps:spPr>
                        <a:xfrm flipH="1">
                          <a:off x="0" y="0"/>
                          <a:ext cx="1705708" cy="169984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6D05DA" id="Straight Connector 254"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101.55pt,85.7pt" to="235.85pt,2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" strokecolor="red" strokeweight=".5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6BF6F0E7" wp14:editId="5ECAE056">
                <wp:simplePos x="0" y="0"/>
                <wp:positionH relativeFrom="column">
                  <wp:posOffset>4319758</wp:posOffset>
                </wp:positionH>
                <wp:positionV relativeFrom="paragraph">
                  <wp:posOffset>1228774</wp:posOffset>
                </wp:positionV>
                <wp:extent cx="98" cy="1606403"/>
                <wp:effectExtent l="0" t="0" r="38100" b="13335"/>
                <wp:wrapNone/>
                <wp:docPr id="253" name="Straight Connector 253"/>
                <wp:cNvGraphicFramePr/>
                <a:graphic xmlns:a="http://schemas.openxmlformats.org/drawingml/2006/main">
                  <a:graphicData uri="http://schemas.microsoft.com/office/word/2010/wordprocessingShape">
                    <wps:wsp>
                      <wps:cNvCnPr/>
                      <wps:spPr>
                        <a:xfrm flipH="1" flipV="1">
                          <a:off x="0" y="0"/>
                          <a:ext cx="98" cy="1606403"/>
                        </a:xfrm>
                        <a:prstGeom prst="line">
                          <a:avLst/>
                        </a:prstGeom>
                        <a:ln w="952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F334D7" id="Straight Connector 253" o:spid="_x0000_s1026" style="position:absolute;flip:x y;z-index:251672576;visibility:visible;mso-wrap-style:square;mso-wrap-distance-left:9pt;mso-wrap-distance-top:0;mso-wrap-distance-right:9pt;mso-wrap-distance-bottom:0;mso-position-horizontal:absolute;mso-position-horizontal-relative:text;mso-position-vertical:absolute;mso-position-vertical-relative:text" from="340.15pt,96.75pt" to="340.15pt,2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" strokecolor="red">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744870AE" wp14:editId="30FDC75F">
                <wp:simplePos x="0" y="0"/>
                <wp:positionH relativeFrom="column">
                  <wp:posOffset>1289538</wp:posOffset>
                </wp:positionH>
                <wp:positionV relativeFrom="paragraph">
                  <wp:posOffset>2741393</wp:posOffset>
                </wp:positionV>
                <wp:extent cx="3030318" cy="498230"/>
                <wp:effectExtent l="0" t="0" r="17780" b="16510"/>
                <wp:wrapNone/>
                <wp:docPr id="251" name="Rectangle: Rounded Corners 251"/>
                <wp:cNvGraphicFramePr/>
                <a:graphic xmlns:a="http://schemas.openxmlformats.org/drawingml/2006/main">
                  <a:graphicData uri="http://schemas.microsoft.com/office/word/2010/wordprocessingShape">
                    <wps:wsp>
                      <wps:cNvSpPr/>
                      <wps:spPr>
                        <a:xfrm>
                          <a:off x="0" y="0"/>
                          <a:ext cx="3030318" cy="49823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571471" id="Rectangle: Rounded Corners 251" o:spid="_x0000_s1026" style="position:absolute;margin-left:101.55pt;margin-top:215.85pt;width:238.6pt;height:39.2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" filled="f" strokecolor="red" strokeweight="1pt">
                <v:stroke joinstyle="miter"/>
              </v:roundrect>
            </w:pict>
          </mc:Fallback>
        </mc:AlternateContent>
      </w:r>
      <w:r w:rsidR="009C1BA1">
        <w:rPr>
          <w:noProof/>
        </w:rPr>
        <mc:AlternateContent>
          <mc:Choice Requires="wps">
            <w:drawing>
              <wp:anchor distT="0" distB="0" distL="114300" distR="114300" simplePos="0" relativeHeight="251670528" behindDoc="0" locked="0" layoutInCell="1" allowOverlap="1" wp14:anchorId="60FE9C3E" wp14:editId="090F64B1">
                <wp:simplePos x="0" y="0"/>
                <wp:positionH relativeFrom="column">
                  <wp:posOffset>2994660</wp:posOffset>
                </wp:positionH>
                <wp:positionV relativeFrom="paragraph">
                  <wp:posOffset>1088390</wp:posOffset>
                </wp:positionV>
                <wp:extent cx="1324708" cy="140677"/>
                <wp:effectExtent l="0" t="0" r="27940" b="12065"/>
                <wp:wrapNone/>
                <wp:docPr id="250" name="Rectangle: Rounded Corners 250"/>
                <wp:cNvGraphicFramePr/>
                <a:graphic xmlns:a="http://schemas.openxmlformats.org/drawingml/2006/main">
                  <a:graphicData uri="http://schemas.microsoft.com/office/word/2010/wordprocessingShape">
                    <wps:wsp>
                      <wps:cNvSpPr/>
                      <wps:spPr>
                        <a:xfrm>
                          <a:off x="0" y="0"/>
                          <a:ext cx="1324708" cy="14067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1813DE" id="Rectangle: Rounded Corners 250" o:spid="_x0000_s1026" style="position:absolute;margin-left:235.8pt;margin-top:85.7pt;width:104.3pt;height:11.1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" filled="f" strokecolor="red" strokeweight="1pt">
                <v:stroke joinstyle="miter"/>
              </v:roundrect>
            </w:pict>
          </mc:Fallback>
        </mc:AlternateContent>
      </w:r>
      <w:r w:rsidR="009C1BA1">
        <w:rPr>
          <w:noProof/>
        </w:rPr>
        <w:drawing>
          <wp:inline distT="0" distB="0" distL="0" distR="0" wp14:anchorId="50D1D76D" wp14:editId="34B218D6">
            <wp:extent cx="3534508" cy="3667558"/>
            <wp:effectExtent l="0" t="0" r="889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4697" cy="3698884"/>
                    </a:xfrm>
                    <a:prstGeom prst="rect">
                      <a:avLst/>
                    </a:prstGeom>
                  </pic:spPr>
                </pic:pic>
              </a:graphicData>
            </a:graphic>
          </wp:inline>
        </w:drawing>
      </w:r>
    </w:p>
    <w:p w14:paraId="6D14EE63" w14:textId="5CF62376" w:rsidR="008F42AC" w:rsidRDefault="008F42AC" w:rsidP="008F42AC">
      <w:r>
        <w:rPr>
          <w:b/>
          <w:bCs/>
        </w:rPr>
        <w:t xml:space="preserve">ClickToPay Key </w:t>
      </w:r>
      <w:r>
        <w:rPr>
          <w:i/>
          <w:iCs/>
        </w:rPr>
        <w:t xml:space="preserve">– </w:t>
      </w:r>
      <w:r>
        <w:t xml:space="preserve">The ClickToPay Key is generated by APS Payments. This key is used to </w:t>
      </w:r>
      <w:del w:id="29" w:author="Christian Woolf" w:date="2019-01-23T15:51:00Z">
        <w:r w:rsidDel="003B6014">
          <w:tab/>
        </w:r>
      </w:del>
      <w:r>
        <w:t xml:space="preserve">allow Sage 100 to communicate with the APS ClickToPay </w:t>
      </w:r>
      <w:r w:rsidR="009A71EB">
        <w:t>G</w:t>
      </w:r>
      <w:r>
        <w:t xml:space="preserve">ateway. Once you have entered </w:t>
      </w:r>
      <w:del w:id="30" w:author="Christian Woolf" w:date="2019-01-23T15:51:00Z">
        <w:r w:rsidDel="003B6014">
          <w:tab/>
        </w:r>
      </w:del>
      <w:r>
        <w:t xml:space="preserve">the </w:t>
      </w:r>
      <w:r>
        <w:rPr>
          <w:b/>
          <w:bCs/>
        </w:rPr>
        <w:t xml:space="preserve">ClickToPay Key </w:t>
      </w:r>
      <w:r>
        <w:t xml:space="preserve">you can click the </w:t>
      </w:r>
      <w:r>
        <w:rPr>
          <w:b/>
          <w:bCs/>
        </w:rPr>
        <w:t>Test</w:t>
      </w:r>
      <w:r>
        <w:t xml:space="preserve"> button to make sure that communication is </w:t>
      </w:r>
      <w:del w:id="31" w:author="Christian Woolf" w:date="2019-01-23T15:51:00Z">
        <w:r w:rsidDel="003B6014">
          <w:tab/>
        </w:r>
      </w:del>
      <w:r>
        <w:t>working.</w:t>
      </w:r>
    </w:p>
    <w:p w14:paraId="570A4B91" w14:textId="77777777" w:rsidR="008F42AC" w:rsidRDefault="008F42AC" w:rsidP="008F42AC">
      <w:r w:rsidRPr="006C1854">
        <w:rPr>
          <w:b/>
        </w:rPr>
        <w:t>Default Currency</w:t>
      </w:r>
      <w:r>
        <w:t xml:space="preserve"> – Use the drop box to select the default currency for this company. You may only select currencies that are supported by the APS ClickToPay gateway, which APS maintains.</w:t>
      </w:r>
    </w:p>
    <w:p w14:paraId="4101E067" w14:textId="77777777" w:rsidR="008F42AC" w:rsidRDefault="008F42AC" w:rsidP="008F42AC">
      <w:r w:rsidRPr="006C1854">
        <w:rPr>
          <w:b/>
        </w:rPr>
        <w:t>Default Customer Option</w:t>
      </w:r>
      <w:r>
        <w:t xml:space="preserve"> – APS ClickToPay allows you to select or deselect the option by customer. </w:t>
      </w:r>
    </w:p>
    <w:p w14:paraId="000AAA63" w14:textId="77777777" w:rsidR="008F42AC" w:rsidRDefault="008F42AC" w:rsidP="008F42AC">
      <w:r>
        <w:rPr>
          <w:b/>
        </w:rPr>
        <w:tab/>
      </w:r>
      <w:proofErr w:type="spellStart"/>
      <w:r w:rsidRPr="001121DD">
        <w:rPr>
          <w:b/>
        </w:rPr>
        <w:t>Opt</w:t>
      </w:r>
      <w:proofErr w:type="spellEnd"/>
      <w:r w:rsidRPr="001121DD">
        <w:rPr>
          <w:b/>
        </w:rPr>
        <w:t xml:space="preserve"> out by Customer</w:t>
      </w:r>
      <w:r>
        <w:t xml:space="preserve">- If selected, all customers will be active for APSPays ClickToPay, unless </w:t>
      </w:r>
      <w:r>
        <w:tab/>
        <w:t>manually opted-out at Customer Maintenance.</w:t>
      </w:r>
    </w:p>
    <w:p w14:paraId="343738B6" w14:textId="77777777" w:rsidR="008F42AC" w:rsidRDefault="008F42AC" w:rsidP="008F42AC">
      <w:r>
        <w:tab/>
      </w:r>
      <w:proofErr w:type="spellStart"/>
      <w:r w:rsidRPr="006C1854">
        <w:rPr>
          <w:b/>
        </w:rPr>
        <w:t>Opt</w:t>
      </w:r>
      <w:proofErr w:type="spellEnd"/>
      <w:r w:rsidRPr="006C1854">
        <w:rPr>
          <w:b/>
        </w:rPr>
        <w:t xml:space="preserve"> in by Customer</w:t>
      </w:r>
      <w:r>
        <w:rPr>
          <w:b/>
        </w:rPr>
        <w:t xml:space="preserve">- </w:t>
      </w:r>
      <w:r w:rsidRPr="006C1854">
        <w:t>If</w:t>
      </w:r>
      <w:r>
        <w:t xml:space="preserve"> selected, all customers will be inactive for APSPays </w:t>
      </w:r>
      <w:r>
        <w:tab/>
      </w:r>
      <w:r>
        <w:tab/>
      </w:r>
      <w:r>
        <w:tab/>
        <w:t xml:space="preserve">       </w:t>
      </w:r>
      <w:r>
        <w:tab/>
        <w:t>ClickToPay, unless manually opted-in at Customer Maintenance.</w:t>
      </w:r>
    </w:p>
    <w:p w14:paraId="4587600E" w14:textId="71026140" w:rsidR="008F42AC" w:rsidRDefault="008F42AC" w:rsidP="008F42AC">
      <w:r w:rsidRPr="006C1854">
        <w:rPr>
          <w:b/>
        </w:rPr>
        <w:t>CC Payment Type</w:t>
      </w:r>
      <w:r>
        <w:t xml:space="preserve"> – </w:t>
      </w:r>
      <w:r w:rsidRPr="006C1854">
        <w:t>Assigns ClickToPay credit card transactions to a Sage</w:t>
      </w:r>
      <w:r w:rsidR="00F53A3D">
        <w:t xml:space="preserve"> 100 </w:t>
      </w:r>
      <w:r w:rsidRPr="006C1854">
        <w:t>Payment Type.</w:t>
      </w:r>
      <w:r>
        <w:t xml:space="preserve">  </w:t>
      </w:r>
    </w:p>
    <w:p w14:paraId="4512D3EC" w14:textId="77777777" w:rsidR="00160942" w:rsidRDefault="008F42AC" w:rsidP="008F42AC">
      <w:r w:rsidRPr="006C1854">
        <w:rPr>
          <w:b/>
        </w:rPr>
        <w:t>ACH Payment Type</w:t>
      </w:r>
      <w:r>
        <w:t xml:space="preserve"> – Assigns ClickToPay ACH transactions to a Sage</w:t>
      </w:r>
      <w:r w:rsidR="00F53A3D">
        <w:t xml:space="preserve"> 100</w:t>
      </w:r>
      <w:r>
        <w:t xml:space="preserve"> Payment Type. </w:t>
      </w:r>
    </w:p>
    <w:p w14:paraId="757CDA91" w14:textId="337218D6" w:rsidR="008F42AC" w:rsidRDefault="00160942" w:rsidP="008F42AC">
      <w:r w:rsidRPr="00916559">
        <w:rPr>
          <w:rFonts w:ascii="Raleway Light" w:hAnsi="Raleway Light"/>
          <w:b/>
          <w:color w:val="F79521"/>
        </w:rPr>
        <w:t>*NOTE*</w:t>
      </w:r>
      <w:r w:rsidRPr="00922425">
        <w:rPr>
          <w:rFonts w:ascii="Raleway Light" w:hAnsi="Raleway Light"/>
          <w:color w:val="F79521"/>
          <w:sz w:val="24"/>
        </w:rPr>
        <w:t xml:space="preserve"> </w:t>
      </w:r>
      <w:r>
        <w:rPr>
          <w:color w:val="F79521"/>
        </w:rPr>
        <w:t xml:space="preserve">Level III processing is </w:t>
      </w:r>
      <w:r>
        <w:rPr>
          <w:color w:val="F79521"/>
          <w:u w:val="single"/>
        </w:rPr>
        <w:t>required</w:t>
      </w:r>
      <w:r>
        <w:rPr>
          <w:color w:val="F79521"/>
        </w:rPr>
        <w:t xml:space="preserve"> for ClickToPay.</w:t>
      </w:r>
      <w:r w:rsidR="008F42AC">
        <w:t xml:space="preserve"> </w:t>
      </w:r>
    </w:p>
    <w:p w14:paraId="2C7052CE" w14:textId="6ADE9EEA" w:rsidR="008F42AC" w:rsidRDefault="008F42AC" w:rsidP="001C64B5">
      <w:pPr>
        <w:pStyle w:val="ListParagraph"/>
        <w:numPr>
          <w:ilvl w:val="0"/>
          <w:numId w:val="18"/>
        </w:numPr>
      </w:pPr>
      <w:r>
        <w:lastRenderedPageBreak/>
        <w:t xml:space="preserve">Additional invoice configuration is required if ClickToPay is enabled.  </w:t>
      </w:r>
      <w:r w:rsidR="00160942">
        <w:t>It is</w:t>
      </w:r>
      <w:r>
        <w:t xml:space="preserve"> recommended that a Sage </w:t>
      </w:r>
      <w:r w:rsidR="00F53A3D">
        <w:t xml:space="preserve">100 </w:t>
      </w:r>
      <w:r>
        <w:t>partner assist with this step.</w:t>
      </w:r>
    </w:p>
    <w:p w14:paraId="6C2576E9" w14:textId="77777777" w:rsidR="008F42AC" w:rsidRDefault="008F42AC" w:rsidP="008F42AC">
      <w:r>
        <w:t>Included in the \mas90\REPORTS folder are two sample invoice forms for ACCOUNTS RECEIVABLE and SALES ORDER that show the needed fields. These are</w:t>
      </w:r>
      <w:r>
        <w:t xml:space="preserve"> </w:t>
      </w:r>
      <w:r w:rsidRPr="006C1854">
        <w:rPr>
          <w:b/>
        </w:rPr>
        <w:t xml:space="preserve">AR_Invoice1ClickToPay.rpt </w:t>
      </w:r>
      <w:r>
        <w:t xml:space="preserve">and </w:t>
      </w:r>
      <w:r>
        <w:t xml:space="preserve"> </w:t>
      </w:r>
      <w:r w:rsidRPr="006C1854">
        <w:rPr>
          <w:b/>
        </w:rPr>
        <w:t>SO_Invoice1ClickToPay.rpt</w:t>
      </w:r>
      <w:r>
        <w:rPr>
          <w:b/>
        </w:rPr>
        <w:t>.</w:t>
      </w:r>
    </w:p>
    <w:p w14:paraId="744FACD2" w14:textId="412FFAFE" w:rsidR="008F42AC" w:rsidRDefault="008F42AC" w:rsidP="008F42AC">
      <w:r>
        <w:t>Sage</w:t>
      </w:r>
      <w:r w:rsidR="00F53A3D">
        <w:t xml:space="preserve"> 100</w:t>
      </w:r>
      <w:r>
        <w:t>’s PDF processing limitations negatively impact hyperlink buttons functionality and full hyperlinks (URLs) work but are long and unsightly. Printing the hyperlink in white font will make the hyperlink invisible to the human eye but operative for the PDF. A “Pay Here” graphic is available as well.</w:t>
      </w:r>
    </w:p>
    <w:p w14:paraId="2FA5EEF3" w14:textId="77777777" w:rsidR="008F42AC" w:rsidRDefault="008F42AC" w:rsidP="008F42AC">
      <w:r>
        <w:t>APS adds three fields to the Crystal worktable:</w:t>
      </w:r>
    </w:p>
    <w:p w14:paraId="0BCCA118" w14:textId="77777777" w:rsidR="008F42AC" w:rsidRDefault="008F42AC" w:rsidP="008F42AC">
      <w:pPr>
        <w:jc w:val="center"/>
      </w:pPr>
      <w:r>
        <w:t></w:t>
      </w:r>
      <w:r w:rsidRPr="006C1854">
        <w:rPr>
          <w:noProof/>
        </w:rPr>
        <w:drawing>
          <wp:inline distT="0" distB="0" distL="0" distR="0" wp14:anchorId="593A554C" wp14:editId="2DE73707">
            <wp:extent cx="3086100" cy="762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9263" cy="762781"/>
                    </a:xfrm>
                    <a:prstGeom prst="rect">
                      <a:avLst/>
                    </a:prstGeom>
                    <a:noFill/>
                    <a:ln>
                      <a:noFill/>
                    </a:ln>
                  </pic:spPr>
                </pic:pic>
              </a:graphicData>
            </a:graphic>
          </wp:inline>
        </w:drawing>
      </w:r>
    </w:p>
    <w:p w14:paraId="444CCDC4" w14:textId="77777777" w:rsidR="008F42AC" w:rsidRDefault="008F42AC" w:rsidP="008F42AC">
      <w:r w:rsidRPr="00877E3B">
        <w:rPr>
          <w:b/>
        </w:rPr>
        <w:t>D531_C2PLinkCode</w:t>
      </w:r>
      <w:r>
        <w:t xml:space="preserve">- identifies the invoice to the gateway. Included for reporting. </w:t>
      </w:r>
    </w:p>
    <w:p w14:paraId="517EACF2" w14:textId="77777777" w:rsidR="008F42AC" w:rsidRDefault="008F42AC" w:rsidP="008F42AC">
      <w:r>
        <w:t></w:t>
      </w:r>
      <w:r w:rsidRPr="00877E3B">
        <w:rPr>
          <w:b/>
        </w:rPr>
        <w:t>D531_C2PUrlLink</w:t>
      </w:r>
      <w:r>
        <w:t xml:space="preserve"> – critical as it contains the full URL to link for the invoice on the gateway. </w:t>
      </w:r>
    </w:p>
    <w:p w14:paraId="03BDAA77" w14:textId="77777777" w:rsidR="008F42AC" w:rsidRDefault="008F42AC" w:rsidP="008F42AC">
      <w:r>
        <w:t></w:t>
      </w:r>
      <w:r w:rsidRPr="00877E3B">
        <w:rPr>
          <w:b/>
        </w:rPr>
        <w:t>D531_C2PCustomer</w:t>
      </w:r>
      <w:r>
        <w:t>- facilitates suppression of the URL if the customer is opted out of ClickToPay.</w:t>
      </w:r>
    </w:p>
    <w:p w14:paraId="1E4155F3" w14:textId="77777777" w:rsidR="008F42AC" w:rsidRDefault="008F42AC" w:rsidP="008F42AC">
      <w:r>
        <w:t>Here is an example from the SOInvoice1ClickToPay.rpt:</w:t>
      </w:r>
    </w:p>
    <w:p w14:paraId="4B8B0007" w14:textId="77777777" w:rsidR="008F42AC" w:rsidRDefault="008F42AC" w:rsidP="008F42AC">
      <w:r>
        <w:rPr>
          <w:noProof/>
        </w:rPr>
        <w:drawing>
          <wp:inline distT="0" distB="0" distL="0" distR="0" wp14:anchorId="1A36C908" wp14:editId="42CB084E">
            <wp:extent cx="5915025" cy="12477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5025" cy="1247775"/>
                    </a:xfrm>
                    <a:prstGeom prst="rect">
                      <a:avLst/>
                    </a:prstGeom>
                    <a:noFill/>
                    <a:ln>
                      <a:noFill/>
                    </a:ln>
                  </pic:spPr>
                </pic:pic>
              </a:graphicData>
            </a:graphic>
          </wp:inline>
        </w:drawing>
      </w:r>
    </w:p>
    <w:p w14:paraId="2E8CE197" w14:textId="77777777" w:rsidR="008F42AC" w:rsidRDefault="008F42AC" w:rsidP="008F42AC">
      <w:r>
        <w:t xml:space="preserve">The </w:t>
      </w:r>
      <w:r w:rsidRPr="00877E3B">
        <w:rPr>
          <w:b/>
        </w:rPr>
        <w:t>D531_C2PUrlLink</w:t>
      </w:r>
      <w:r>
        <w:t xml:space="preserve"> lines in this case set on three lines and printed in white font so that if clicked anywhere in the indicated area the PDF reader will see the URL and open a web browser.</w:t>
      </w:r>
    </w:p>
    <w:p w14:paraId="6DB7178C" w14:textId="58CCB879" w:rsidR="008F42AC" w:rsidRDefault="008F42AC" w:rsidP="008F42AC">
      <w:pPr>
        <w:spacing w:after="230" w:line="239" w:lineRule="auto"/>
        <w:ind w:right="-11"/>
        <w:jc w:val="both"/>
        <w:rPr>
          <w:color w:val="F79521"/>
        </w:rPr>
      </w:pPr>
      <w:r w:rsidRPr="00FD2F62">
        <w:rPr>
          <w:rFonts w:ascii="Raleway Light" w:hAnsi="Raleway Light"/>
          <w:b/>
          <w:color w:val="F79521"/>
        </w:rPr>
        <w:t>*NOTE*</w:t>
      </w:r>
      <w:r w:rsidRPr="00922425">
        <w:rPr>
          <w:rFonts w:ascii="Raleway Light" w:hAnsi="Raleway Light"/>
          <w:color w:val="F79521"/>
          <w:sz w:val="24"/>
        </w:rPr>
        <w:t xml:space="preserve"> </w:t>
      </w:r>
      <w:r>
        <w:rPr>
          <w:color w:val="F79521"/>
        </w:rPr>
        <w:t>The field must be long enough to encompass the</w:t>
      </w:r>
      <w:r w:rsidR="00364D28">
        <w:rPr>
          <w:color w:val="F79521"/>
        </w:rPr>
        <w:t xml:space="preserve"> complete</w:t>
      </w:r>
      <w:r>
        <w:rPr>
          <w:color w:val="F79521"/>
        </w:rPr>
        <w:t xml:space="preserve"> URL to print. To ensure the hidden field </w:t>
      </w:r>
      <w:r w:rsidR="00160942">
        <w:rPr>
          <w:color w:val="F79521"/>
        </w:rPr>
        <w:t>does not</w:t>
      </w:r>
      <w:r>
        <w:rPr>
          <w:color w:val="F79521"/>
        </w:rPr>
        <w:t xml:space="preserve"> overl</w:t>
      </w:r>
      <w:r w:rsidR="00160942">
        <w:rPr>
          <w:color w:val="F79521"/>
        </w:rPr>
        <w:t>a</w:t>
      </w:r>
      <w:r>
        <w:rPr>
          <w:color w:val="F79521"/>
        </w:rPr>
        <w:t xml:space="preserve">y, select “move to back”. </w:t>
      </w:r>
    </w:p>
    <w:p w14:paraId="240F50D2" w14:textId="3042A1A9" w:rsidR="008F42AC" w:rsidRDefault="008F42AC" w:rsidP="008F42AC">
      <w:r>
        <w:t>The “Pay Here” image is also set as a hyperlink as some PDF readers will accept it as a button and open a browser to the invoice.</w:t>
      </w:r>
    </w:p>
    <w:p w14:paraId="0740AE95" w14:textId="5E2D9A88" w:rsidR="006F5FE5" w:rsidRDefault="006F5FE5" w:rsidP="008F42AC"/>
    <w:p w14:paraId="168E393D" w14:textId="77777777" w:rsidR="006F5FE5" w:rsidRDefault="006F5FE5" w:rsidP="008F42AC"/>
    <w:p w14:paraId="3C4EE59C" w14:textId="77777777" w:rsidR="008F42AC" w:rsidRDefault="008F42AC" w:rsidP="008F42AC">
      <w:r>
        <w:lastRenderedPageBreak/>
        <w:t>Examples of how to set up the hyperlink URL fields:</w:t>
      </w:r>
    </w:p>
    <w:p w14:paraId="39CB6E22" w14:textId="77777777" w:rsidR="008F42AC" w:rsidRDefault="008F42AC" w:rsidP="008F42AC">
      <w:pPr>
        <w:jc w:val="center"/>
      </w:pPr>
      <w:r>
        <w:rPr>
          <w:noProof/>
        </w:rPr>
        <w:drawing>
          <wp:inline distT="0" distB="0" distL="0" distR="0" wp14:anchorId="020A6E5C" wp14:editId="6538609D">
            <wp:extent cx="3019425" cy="141757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4555" cy="1438759"/>
                    </a:xfrm>
                    <a:prstGeom prst="rect">
                      <a:avLst/>
                    </a:prstGeom>
                  </pic:spPr>
                </pic:pic>
              </a:graphicData>
            </a:graphic>
          </wp:inline>
        </w:drawing>
      </w:r>
    </w:p>
    <w:p w14:paraId="4C4CEDBC" w14:textId="77777777" w:rsidR="008F42AC" w:rsidRDefault="008F42AC" w:rsidP="008F42AC">
      <w:r>
        <w:t xml:space="preserve">For </w:t>
      </w:r>
      <w:r w:rsidRPr="008A03BF">
        <w:rPr>
          <w:bCs/>
        </w:rPr>
        <w:t>each</w:t>
      </w:r>
      <w:r>
        <w:rPr>
          <w:b/>
          <w:bCs/>
        </w:rPr>
        <w:t xml:space="preserve"> </w:t>
      </w:r>
      <w:r>
        <w:t>of the hyperlink lines, you will need to add the suppress function with a formula.</w:t>
      </w:r>
    </w:p>
    <w:p w14:paraId="3E4927E7" w14:textId="77777777" w:rsidR="008F42AC" w:rsidRDefault="008F42AC" w:rsidP="008F42AC">
      <w:pPr>
        <w:jc w:val="center"/>
      </w:pPr>
      <w:r>
        <w:rPr>
          <w:noProof/>
        </w:rPr>
        <w:drawing>
          <wp:inline distT="0" distB="0" distL="0" distR="0" wp14:anchorId="3EDF52C9" wp14:editId="1877BB25">
            <wp:extent cx="4829175" cy="1846449"/>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1296" cy="1889319"/>
                    </a:xfrm>
                    <a:prstGeom prst="rect">
                      <a:avLst/>
                    </a:prstGeom>
                  </pic:spPr>
                </pic:pic>
              </a:graphicData>
            </a:graphic>
          </wp:inline>
        </w:drawing>
      </w:r>
    </w:p>
    <w:p w14:paraId="178CA442" w14:textId="5161F5D6" w:rsidR="008F42AC" w:rsidRDefault="008F42AC" w:rsidP="008F42AC">
      <w:r>
        <w:t xml:space="preserve">Save and close, then select the </w:t>
      </w:r>
      <w:r>
        <w:rPr>
          <w:b/>
          <w:bCs/>
        </w:rPr>
        <w:t xml:space="preserve">Font </w:t>
      </w:r>
      <w:r>
        <w:t xml:space="preserve">tab, reduce the font to 8, and change the color to </w:t>
      </w:r>
      <w:r w:rsidR="00E52345">
        <w:t>w</w:t>
      </w:r>
      <w:r>
        <w:t>hite.</w:t>
      </w:r>
    </w:p>
    <w:p w14:paraId="09863B91" w14:textId="77777777" w:rsidR="008F42AC" w:rsidRDefault="008F42AC" w:rsidP="008F42AC">
      <w:pPr>
        <w:jc w:val="center"/>
      </w:pPr>
      <w:r>
        <w:rPr>
          <w:noProof/>
        </w:rPr>
        <w:drawing>
          <wp:inline distT="0" distB="0" distL="0" distR="0" wp14:anchorId="445330EA" wp14:editId="46885CDF">
            <wp:extent cx="3182112" cy="1371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82112" cy="1371600"/>
                    </a:xfrm>
                    <a:prstGeom prst="rect">
                      <a:avLst/>
                    </a:prstGeom>
                  </pic:spPr>
                </pic:pic>
              </a:graphicData>
            </a:graphic>
          </wp:inline>
        </w:drawing>
      </w:r>
    </w:p>
    <w:p w14:paraId="7DA7D701" w14:textId="77777777" w:rsidR="008F42AC" w:rsidRDefault="008F42AC" w:rsidP="008F42AC">
      <w:r>
        <w:t xml:space="preserve">Click </w:t>
      </w:r>
      <w:r w:rsidRPr="0098521C">
        <w:rPr>
          <w:b/>
        </w:rPr>
        <w:t>OK</w:t>
      </w:r>
      <w:r>
        <w:t xml:space="preserve"> to save the changes. This makes the field “invisible” normally, but still seen by the PDF reader. Be sure to select “To Back” under Move for the field.</w:t>
      </w:r>
    </w:p>
    <w:p w14:paraId="01359049" w14:textId="1282332C" w:rsidR="008F42AC" w:rsidRDefault="008F42AC" w:rsidP="008F42AC">
      <w:r>
        <w:t xml:space="preserve">Next, insert the “Pay Here” button as a picture. The </w:t>
      </w:r>
      <w:r w:rsidRPr="0098521C">
        <w:rPr>
          <w:b/>
        </w:rPr>
        <w:t>apsC2P_payhere.jpg</w:t>
      </w:r>
      <w:r>
        <w:t xml:space="preserve"> graphic is available in the \mas90\ASI folder, along with other picture formats to allow for adjustments. It’s recommended that the picture be placed on top of the hyperlink lines as in the example. This allows the underlying lines to trigger the hyperlink and the browser should the PDF reader not accept the button hyperlink</w:t>
      </w:r>
      <w:r w:rsidR="006F5FE5">
        <w:t>.</w:t>
      </w:r>
    </w:p>
    <w:p w14:paraId="27F1ED5C" w14:textId="77777777" w:rsidR="006F5FE5" w:rsidRDefault="006F5FE5" w:rsidP="008F42AC"/>
    <w:p w14:paraId="7EECE7DA" w14:textId="77777777" w:rsidR="008F42AC" w:rsidRDefault="008F42AC" w:rsidP="008F42AC">
      <w:r>
        <w:lastRenderedPageBreak/>
        <w:t>As with the URL hyperlink lines, add the suppression logic.</w:t>
      </w:r>
    </w:p>
    <w:p w14:paraId="6187A442" w14:textId="77777777" w:rsidR="008F42AC" w:rsidRDefault="008F42AC" w:rsidP="008F42AC">
      <w:pPr>
        <w:jc w:val="center"/>
      </w:pPr>
      <w:r>
        <w:rPr>
          <w:noProof/>
        </w:rPr>
        <w:drawing>
          <wp:inline distT="0" distB="0" distL="0" distR="0" wp14:anchorId="785FA502" wp14:editId="084A414E">
            <wp:extent cx="3008376" cy="1371600"/>
            <wp:effectExtent l="0" t="0" r="190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8376" cy="1371600"/>
                    </a:xfrm>
                    <a:prstGeom prst="rect">
                      <a:avLst/>
                    </a:prstGeom>
                  </pic:spPr>
                </pic:pic>
              </a:graphicData>
            </a:graphic>
          </wp:inline>
        </w:drawing>
      </w:r>
    </w:p>
    <w:p w14:paraId="2BB56C57" w14:textId="77777777" w:rsidR="008F42AC" w:rsidRDefault="008F42AC" w:rsidP="008F42AC">
      <w:r w:rsidRPr="006C1854">
        <w:rPr>
          <w:noProof/>
        </w:rPr>
        <w:drawing>
          <wp:inline distT="0" distB="0" distL="0" distR="0" wp14:anchorId="23B7FF51" wp14:editId="64CA7FD2">
            <wp:extent cx="28575" cy="190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 cy="19050"/>
                    </a:xfrm>
                    <a:prstGeom prst="rect">
                      <a:avLst/>
                    </a:prstGeom>
                    <a:noFill/>
                    <a:ln>
                      <a:noFill/>
                    </a:ln>
                  </pic:spPr>
                </pic:pic>
              </a:graphicData>
            </a:graphic>
          </wp:inline>
        </w:drawing>
      </w:r>
      <w:r>
        <w:t>We use the same formula:</w:t>
      </w:r>
    </w:p>
    <w:p w14:paraId="6A0A22D0" w14:textId="77777777" w:rsidR="008F42AC" w:rsidRDefault="008F42AC" w:rsidP="008F42AC">
      <w:pPr>
        <w:jc w:val="center"/>
      </w:pPr>
      <w:r>
        <w:rPr>
          <w:noProof/>
        </w:rPr>
        <w:drawing>
          <wp:inline distT="0" distB="0" distL="0" distR="0" wp14:anchorId="47967A5F" wp14:editId="72E17B9B">
            <wp:extent cx="4736592" cy="1828800"/>
            <wp:effectExtent l="0" t="0" r="698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6592" cy="1828800"/>
                    </a:xfrm>
                    <a:prstGeom prst="rect">
                      <a:avLst/>
                    </a:prstGeom>
                  </pic:spPr>
                </pic:pic>
              </a:graphicData>
            </a:graphic>
          </wp:inline>
        </w:drawing>
      </w:r>
    </w:p>
    <w:p w14:paraId="21E68445" w14:textId="77777777" w:rsidR="008F42AC" w:rsidRDefault="008F42AC" w:rsidP="008F42AC">
      <w:r>
        <w:t xml:space="preserve">However, on the </w:t>
      </w:r>
      <w:r>
        <w:rPr>
          <w:b/>
          <w:bCs/>
        </w:rPr>
        <w:t xml:space="preserve">Hyperlink </w:t>
      </w:r>
      <w:r>
        <w:t>tab:</w:t>
      </w:r>
    </w:p>
    <w:p w14:paraId="236D0477" w14:textId="77777777" w:rsidR="008F42AC" w:rsidRDefault="008F42AC" w:rsidP="008F42AC">
      <w:pPr>
        <w:jc w:val="center"/>
      </w:pPr>
      <w:r>
        <w:rPr>
          <w:noProof/>
        </w:rPr>
        <w:drawing>
          <wp:inline distT="0" distB="0" distL="0" distR="0" wp14:anchorId="4F4FD521" wp14:editId="44B03B83">
            <wp:extent cx="1920240" cy="1371600"/>
            <wp:effectExtent l="0" t="0" r="381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20240" cy="1371600"/>
                    </a:xfrm>
                    <a:prstGeom prst="rect">
                      <a:avLst/>
                    </a:prstGeom>
                  </pic:spPr>
                </pic:pic>
              </a:graphicData>
            </a:graphic>
          </wp:inline>
        </w:drawing>
      </w:r>
    </w:p>
    <w:p w14:paraId="285101F4" w14:textId="023FDDBB" w:rsidR="008F42AC" w:rsidRDefault="008F42AC" w:rsidP="008F42AC">
      <w:r>
        <w:lastRenderedPageBreak/>
        <w:t>The formula is simple – it is the URL link.</w:t>
      </w:r>
      <w:r w:rsidRPr="00CF08F6">
        <w:rPr>
          <w:noProof/>
        </w:rPr>
        <w:t xml:space="preserve"> </w:t>
      </w:r>
      <w:r>
        <w:rPr>
          <w:noProof/>
        </w:rPr>
        <w:drawing>
          <wp:anchor distT="0" distB="0" distL="114300" distR="114300" simplePos="0" relativeHeight="251664384" behindDoc="1" locked="0" layoutInCell="1" allowOverlap="1" wp14:anchorId="37E7F957" wp14:editId="595555E5">
            <wp:simplePos x="0" y="0"/>
            <wp:positionH relativeFrom="column">
              <wp:posOffset>904875</wp:posOffset>
            </wp:positionH>
            <wp:positionV relativeFrom="paragraph">
              <wp:posOffset>171450</wp:posOffset>
            </wp:positionV>
            <wp:extent cx="4133850" cy="1630680"/>
            <wp:effectExtent l="0" t="0" r="0" b="762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133850" cy="1630680"/>
                    </a:xfrm>
                    <a:prstGeom prst="rect">
                      <a:avLst/>
                    </a:prstGeom>
                  </pic:spPr>
                </pic:pic>
              </a:graphicData>
            </a:graphic>
          </wp:anchor>
        </w:drawing>
      </w:r>
    </w:p>
    <w:p w14:paraId="46C4B45F" w14:textId="475F631F" w:rsidR="002D3F56" w:rsidRDefault="008F42AC" w:rsidP="008F42AC">
      <w:r>
        <w:t xml:space="preserve">Click </w:t>
      </w:r>
      <w:r w:rsidRPr="0098521C">
        <w:rPr>
          <w:b/>
        </w:rPr>
        <w:t>Save and Close</w:t>
      </w:r>
      <w:r>
        <w:t xml:space="preserve">, then </w:t>
      </w:r>
      <w:r w:rsidRPr="0098521C">
        <w:rPr>
          <w:b/>
        </w:rPr>
        <w:t>OK</w:t>
      </w:r>
      <w:r>
        <w:t xml:space="preserve"> to save the changes. </w:t>
      </w:r>
      <w:r w:rsidR="00A31533">
        <w:t>Finally,</w:t>
      </w:r>
      <w:r>
        <w:t xml:space="preserve"> </w:t>
      </w:r>
      <w:r w:rsidRPr="0098521C">
        <w:rPr>
          <w:b/>
        </w:rPr>
        <w:t>Save</w:t>
      </w:r>
      <w:r>
        <w:t xml:space="preserve"> the Crystal form.</w:t>
      </w:r>
    </w:p>
    <w:p w14:paraId="316A81CA" w14:textId="77777777" w:rsidR="002D3F56" w:rsidRDefault="002D3F56">
      <w:r>
        <w:br w:type="page"/>
      </w:r>
    </w:p>
    <w:p w14:paraId="54BE39C3" w14:textId="5995D3AD" w:rsidR="00901E70" w:rsidRDefault="00901E70" w:rsidP="00901E70">
      <w:pPr>
        <w:pStyle w:val="Heading3"/>
        <w:rPr>
          <w:rFonts w:ascii="Raleway Light" w:hAnsi="Raleway Light"/>
        </w:rPr>
      </w:pPr>
      <w:bookmarkStart w:id="32" w:name="_EMV_Setup_(Optional)"/>
      <w:bookmarkStart w:id="33" w:name="_Toc47302820"/>
      <w:bookmarkEnd w:id="32"/>
      <w:r>
        <w:rPr>
          <w:rFonts w:ascii="Raleway Light" w:hAnsi="Raleway Light"/>
        </w:rPr>
        <w:lastRenderedPageBreak/>
        <w:t>EMV</w:t>
      </w:r>
      <w:r w:rsidRPr="00EE3C7F">
        <w:rPr>
          <w:rFonts w:ascii="Raleway Light" w:hAnsi="Raleway Light"/>
        </w:rPr>
        <w:t xml:space="preserve"> </w:t>
      </w:r>
      <w:r>
        <w:rPr>
          <w:rFonts w:ascii="Raleway Light" w:hAnsi="Raleway Light"/>
        </w:rPr>
        <w:t>Setup (Optional)</w:t>
      </w:r>
      <w:bookmarkEnd w:id="33"/>
    </w:p>
    <w:p w14:paraId="63E66897" w14:textId="15DD93F6" w:rsidR="00191DDB" w:rsidRDefault="00191DDB" w:rsidP="00191DDB">
      <w:r>
        <w:t>Before the EMV device can be configured within Sage</w:t>
      </w:r>
      <w:r w:rsidR="00F53A3D">
        <w:t xml:space="preserve"> 100</w:t>
      </w:r>
      <w:r>
        <w:t>, please plug the terminal</w:t>
      </w:r>
      <w:r w:rsidR="0058659D">
        <w:t xml:space="preserve"> into an available </w:t>
      </w:r>
      <w:r w:rsidR="00160942">
        <w:t>RJ45</w:t>
      </w:r>
      <w:r w:rsidR="0058659D">
        <w:t xml:space="preserve"> </w:t>
      </w:r>
      <w:r w:rsidR="00160942">
        <w:t>cable</w:t>
      </w:r>
      <w:r w:rsidR="0058659D">
        <w:t xml:space="preserve"> </w:t>
      </w:r>
      <w:r w:rsidR="00160942">
        <w:t>at</w:t>
      </w:r>
      <w:r w:rsidR="0058659D">
        <w:t xml:space="preserve"> the workstation. </w:t>
      </w:r>
      <w:r w:rsidR="00160942">
        <w:t>The EMV device needs power and a connection to the Internet.</w:t>
      </w:r>
    </w:p>
    <w:p w14:paraId="122D3003" w14:textId="13F8ED08" w:rsidR="00160942" w:rsidRDefault="00160942" w:rsidP="00191DDB">
      <w:r>
        <w:t>Once connected, the terminal will boot up and contact the APS gateway.  On the terminal screen, it will look something like this:</w:t>
      </w:r>
    </w:p>
    <w:p w14:paraId="4FAA0D78" w14:textId="60AC6D30" w:rsidR="002D3F56" w:rsidRDefault="002D3F56" w:rsidP="002D3F56">
      <w:pPr>
        <w:jc w:val="center"/>
      </w:pPr>
      <w:r>
        <w:rPr>
          <w:noProof/>
        </w:rPr>
        <w:drawing>
          <wp:inline distT="0" distB="0" distL="0" distR="0" wp14:anchorId="51E5B12A" wp14:editId="32382204">
            <wp:extent cx="2514600" cy="206513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34563" cy="2081525"/>
                    </a:xfrm>
                    <a:prstGeom prst="rect">
                      <a:avLst/>
                    </a:prstGeom>
                  </pic:spPr>
                </pic:pic>
              </a:graphicData>
            </a:graphic>
          </wp:inline>
        </w:drawing>
      </w:r>
    </w:p>
    <w:p w14:paraId="53AD2E43" w14:textId="77777777" w:rsidR="002D3F56" w:rsidRDefault="002D3F56" w:rsidP="00191DDB"/>
    <w:p w14:paraId="3E51B178" w14:textId="182CA9BB" w:rsidR="00191DDB" w:rsidRDefault="00191DDB" w:rsidP="00191DDB">
      <w:r>
        <w:t xml:space="preserve">Now </w:t>
      </w:r>
      <w:r w:rsidR="002D3F56">
        <w:t>you are</w:t>
      </w:r>
      <w:r>
        <w:t xml:space="preserve"> ready to complete EMV setup within Sage 100.</w:t>
      </w:r>
    </w:p>
    <w:p w14:paraId="61043BCE" w14:textId="1EA495A2" w:rsidR="002A7DA9" w:rsidRPr="002A7DA9" w:rsidRDefault="001113B8" w:rsidP="001C64B5">
      <w:pPr>
        <w:pStyle w:val="ListParagraph"/>
        <w:numPr>
          <w:ilvl w:val="0"/>
          <w:numId w:val="19"/>
        </w:numPr>
      </w:pPr>
      <w:r>
        <w:t>Configure an EMV Payment Type within Sage</w:t>
      </w:r>
      <w:r w:rsidR="00F53A3D">
        <w:t xml:space="preserve"> 100</w:t>
      </w:r>
      <w:r>
        <w:t xml:space="preserve">’s Payment Type Maintenance by checking </w:t>
      </w:r>
      <w:r w:rsidRPr="001113B8">
        <w:rPr>
          <w:b/>
        </w:rPr>
        <w:t>Use EMV Device</w:t>
      </w:r>
      <w:r>
        <w:t xml:space="preserve">. </w:t>
      </w:r>
      <w:r w:rsidR="002A7DA9">
        <w:t xml:space="preserve">Each company using an EMV device will require a </w:t>
      </w:r>
      <w:r w:rsidR="00C77946">
        <w:t>unique</w:t>
      </w:r>
      <w:r w:rsidR="002A7DA9">
        <w:t xml:space="preserve"> EMV payment type in </w:t>
      </w:r>
      <w:r w:rsidR="002A7DA9">
        <w:rPr>
          <w:b/>
        </w:rPr>
        <w:t xml:space="preserve">Accounts Receivable &gt; Setup&gt; Payment Type Maintenance. </w:t>
      </w:r>
    </w:p>
    <w:p w14:paraId="7C7D383E" w14:textId="401ECA7B" w:rsidR="00E058B0" w:rsidRDefault="002D3F56" w:rsidP="00E058B0">
      <w:pPr>
        <w:pStyle w:val="ListParagraph"/>
        <w:jc w:val="center"/>
      </w:pPr>
      <w:r>
        <w:rPr>
          <w:noProof/>
        </w:rPr>
        <mc:AlternateContent>
          <mc:Choice Requires="wps">
            <w:drawing>
              <wp:anchor distT="0" distB="0" distL="114300" distR="114300" simplePos="0" relativeHeight="251674624" behindDoc="0" locked="0" layoutInCell="1" allowOverlap="1" wp14:anchorId="784A95D7" wp14:editId="0484C63A">
                <wp:simplePos x="0" y="0"/>
                <wp:positionH relativeFrom="column">
                  <wp:posOffset>3059723</wp:posOffset>
                </wp:positionH>
                <wp:positionV relativeFrom="paragraph">
                  <wp:posOffset>1339557</wp:posOffset>
                </wp:positionV>
                <wp:extent cx="1565031" cy="328246"/>
                <wp:effectExtent l="0" t="0" r="16510" b="15240"/>
                <wp:wrapNone/>
                <wp:docPr id="36" name="Rectangle 36"/>
                <wp:cNvGraphicFramePr/>
                <a:graphic xmlns:a="http://schemas.openxmlformats.org/drawingml/2006/main">
                  <a:graphicData uri="http://schemas.microsoft.com/office/word/2010/wordprocessingShape">
                    <wps:wsp>
                      <wps:cNvSpPr/>
                      <wps:spPr>
                        <a:xfrm>
                          <a:off x="0" y="0"/>
                          <a:ext cx="1565031" cy="3282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26B18E" id="Rectangle 36" o:spid="_x0000_s1026" style="position:absolute;margin-left:240.9pt;margin-top:105.5pt;width:123.25pt;height:25.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" filled="f" strokecolor="red" strokeweight="1pt"/>
            </w:pict>
          </mc:Fallback>
        </mc:AlternateContent>
      </w:r>
      <w:r>
        <w:rPr>
          <w:noProof/>
        </w:rPr>
        <w:t xml:space="preserve"> </w:t>
      </w:r>
      <w:r>
        <w:rPr>
          <w:noProof/>
        </w:rPr>
        <w:drawing>
          <wp:inline distT="0" distB="0" distL="0" distR="0" wp14:anchorId="5D20CA33" wp14:editId="7DEF6F6A">
            <wp:extent cx="2999642" cy="248211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55396" cy="2528251"/>
                    </a:xfrm>
                    <a:prstGeom prst="rect">
                      <a:avLst/>
                    </a:prstGeom>
                  </pic:spPr>
                </pic:pic>
              </a:graphicData>
            </a:graphic>
          </wp:inline>
        </w:drawing>
      </w:r>
      <w:r>
        <w:rPr>
          <w:noProof/>
        </w:rPr>
        <w:t xml:space="preserve"> </w:t>
      </w:r>
    </w:p>
    <w:p w14:paraId="4741E973" w14:textId="756BF4B1" w:rsidR="00E058B0" w:rsidRPr="00E058B0" w:rsidRDefault="00E058B0" w:rsidP="00E058B0">
      <w:pPr>
        <w:rPr>
          <w:b/>
          <w:bCs/>
        </w:rPr>
      </w:pPr>
      <w:r w:rsidRPr="00E058B0">
        <w:rPr>
          <w:b/>
          <w:bCs/>
          <w:color w:val="F79521"/>
        </w:rPr>
        <w:t>*NOTE*</w:t>
      </w:r>
      <w:r w:rsidRPr="00E058B0">
        <w:rPr>
          <w:color w:val="F79521"/>
        </w:rPr>
        <w:t xml:space="preserve"> </w:t>
      </w:r>
      <w:r>
        <w:rPr>
          <w:color w:val="F79521"/>
        </w:rPr>
        <w:t xml:space="preserve">This step only needs to be completed once per Sage company. If configuring additional workstations, start on the next step. </w:t>
      </w:r>
    </w:p>
    <w:p w14:paraId="06B5F65D" w14:textId="650B291E" w:rsidR="00191DDB" w:rsidRDefault="001113B8" w:rsidP="001C64B5">
      <w:pPr>
        <w:pStyle w:val="ListParagraph"/>
        <w:numPr>
          <w:ilvl w:val="0"/>
          <w:numId w:val="19"/>
        </w:numPr>
      </w:pPr>
      <w:r>
        <w:lastRenderedPageBreak/>
        <w:t xml:space="preserve">Complete </w:t>
      </w:r>
      <w:r w:rsidRPr="007D68F6">
        <w:rPr>
          <w:b/>
        </w:rPr>
        <w:t>APS Terminal Maintenance</w:t>
      </w:r>
      <w:r>
        <w:t xml:space="preserve"> under </w:t>
      </w:r>
      <w:r w:rsidRPr="00CB4A34">
        <w:rPr>
          <w:b/>
        </w:rPr>
        <w:t>Library Master</w:t>
      </w:r>
      <w:r>
        <w:t xml:space="preserve">&gt; </w:t>
      </w:r>
      <w:r w:rsidRPr="00CB4A34">
        <w:rPr>
          <w:b/>
        </w:rPr>
        <w:t>Setup</w:t>
      </w:r>
      <w:r>
        <w:t>.</w:t>
      </w:r>
    </w:p>
    <w:p w14:paraId="783561DA" w14:textId="2C4E9F89" w:rsidR="001113B8" w:rsidRDefault="001E1077" w:rsidP="001113B8">
      <w:pPr>
        <w:pStyle w:val="ListParagraph"/>
        <w:jc w:val="center"/>
      </w:pPr>
      <w:r>
        <w:rPr>
          <w:noProof/>
        </w:rPr>
        <w:drawing>
          <wp:inline distT="0" distB="0" distL="0" distR="0" wp14:anchorId="752EA630" wp14:editId="34DD63E9">
            <wp:extent cx="3675185" cy="2358244"/>
            <wp:effectExtent l="0" t="0" r="190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2412" cy="2375715"/>
                    </a:xfrm>
                    <a:prstGeom prst="rect">
                      <a:avLst/>
                    </a:prstGeom>
                  </pic:spPr>
                </pic:pic>
              </a:graphicData>
            </a:graphic>
          </wp:inline>
        </w:drawing>
      </w:r>
      <w:r>
        <w:rPr>
          <w:noProof/>
        </w:rPr>
        <w:t xml:space="preserve"> </w:t>
      </w:r>
    </w:p>
    <w:p w14:paraId="22A2F423" w14:textId="1068BA14" w:rsidR="001113B8" w:rsidRDefault="001113B8" w:rsidP="00F94E77">
      <w:pPr>
        <w:spacing w:line="240" w:lineRule="auto"/>
      </w:pPr>
      <w:r>
        <w:rPr>
          <w:b/>
        </w:rPr>
        <w:t>Terminal Code</w:t>
      </w:r>
      <w:r>
        <w:t xml:space="preserve"> – Any three-digit alphanumeric code (0-9, A-Z).  Only one may be assigned to any workstation.</w:t>
      </w:r>
    </w:p>
    <w:p w14:paraId="281056A9" w14:textId="65B05B1E" w:rsidR="001113B8" w:rsidRDefault="001113B8" w:rsidP="00F94E77">
      <w:pPr>
        <w:spacing w:line="240" w:lineRule="auto"/>
      </w:pPr>
      <w:r>
        <w:rPr>
          <w:b/>
        </w:rPr>
        <w:t>Workstation</w:t>
      </w:r>
      <w:r>
        <w:t xml:space="preserve"> – This is the Windows name for the workstation.  </w:t>
      </w:r>
      <w:r w:rsidR="00F94E77">
        <w:t xml:space="preserve">If needed, use the </w:t>
      </w:r>
      <w:r>
        <w:rPr>
          <w:noProof/>
        </w:rPr>
        <w:drawing>
          <wp:inline distT="0" distB="0" distL="0" distR="0" wp14:anchorId="405722D4" wp14:editId="69E0024B">
            <wp:extent cx="143691" cy="156754"/>
            <wp:effectExtent l="0" t="0" r="889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8879" cy="162414"/>
                    </a:xfrm>
                    <a:prstGeom prst="rect">
                      <a:avLst/>
                    </a:prstGeom>
                  </pic:spPr>
                </pic:pic>
              </a:graphicData>
            </a:graphic>
          </wp:inline>
        </w:drawing>
      </w:r>
      <w:r>
        <w:t xml:space="preserve"> button to </w:t>
      </w:r>
      <w:r w:rsidR="003F6C1A">
        <w:t xml:space="preserve">load </w:t>
      </w:r>
      <w:r w:rsidR="00F94E77">
        <w:t xml:space="preserve">this </w:t>
      </w:r>
      <w:r w:rsidR="00CB4A34">
        <w:t>value.</w:t>
      </w:r>
      <w:r>
        <w:t xml:space="preserve">  </w:t>
      </w:r>
    </w:p>
    <w:p w14:paraId="51162CEB" w14:textId="1223C81B" w:rsidR="001113B8" w:rsidRDefault="001113B8" w:rsidP="00F94E77">
      <w:pPr>
        <w:spacing w:line="240" w:lineRule="auto"/>
      </w:pPr>
      <w:r>
        <w:rPr>
          <w:b/>
        </w:rPr>
        <w:t>Description</w:t>
      </w:r>
      <w:r>
        <w:t xml:space="preserve"> – </w:t>
      </w:r>
      <w:r w:rsidR="008A3D07">
        <w:t>Friendly name or nickname for the workstation</w:t>
      </w:r>
      <w:r>
        <w:t>.</w:t>
      </w:r>
    </w:p>
    <w:p w14:paraId="793AF634" w14:textId="10E900B2" w:rsidR="001113B8" w:rsidRDefault="001113B8" w:rsidP="00F94E77">
      <w:pPr>
        <w:spacing w:line="240" w:lineRule="auto"/>
      </w:pPr>
      <w:r>
        <w:rPr>
          <w:b/>
        </w:rPr>
        <w:t>POS ID</w:t>
      </w:r>
      <w:r>
        <w:t xml:space="preserve"> – This will load with “Till” plus the Sage </w:t>
      </w:r>
      <w:r w:rsidR="00F53A3D">
        <w:t xml:space="preserve">100 </w:t>
      </w:r>
      <w:r>
        <w:t xml:space="preserve">terminal number.  </w:t>
      </w:r>
    </w:p>
    <w:p w14:paraId="45F76E81" w14:textId="05D00FCE" w:rsidR="001113B8" w:rsidRDefault="001113B8" w:rsidP="00F94E77">
      <w:pPr>
        <w:spacing w:line="240" w:lineRule="auto"/>
      </w:pPr>
      <w:r>
        <w:rPr>
          <w:b/>
        </w:rPr>
        <w:t>Payment Type</w:t>
      </w:r>
      <w:r>
        <w:t xml:space="preserve"> – This is the payment type linked for EMV.  If you have multiple locations that may have multiple merchant IDs, select the EMV payment type linked to your workstation’s location.</w:t>
      </w:r>
    </w:p>
    <w:p w14:paraId="19FAFCD9" w14:textId="6DC2E668" w:rsidR="001176A9" w:rsidRDefault="001E1077" w:rsidP="00F94E77">
      <w:pPr>
        <w:spacing w:line="240" w:lineRule="auto"/>
      </w:pPr>
      <w:r>
        <w:rPr>
          <w:noProof/>
        </w:rPr>
        <w:drawing>
          <wp:inline distT="0" distB="0" distL="0" distR="0" wp14:anchorId="15893FEE" wp14:editId="4D664F06">
            <wp:extent cx="5838095" cy="1085714"/>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8095" cy="1085714"/>
                    </a:xfrm>
                    <a:prstGeom prst="rect">
                      <a:avLst/>
                    </a:prstGeom>
                  </pic:spPr>
                </pic:pic>
              </a:graphicData>
            </a:graphic>
          </wp:inline>
        </w:drawing>
      </w:r>
      <w:r>
        <w:rPr>
          <w:noProof/>
        </w:rPr>
        <w:t xml:space="preserve"> </w:t>
      </w:r>
    </w:p>
    <w:p w14:paraId="51D5BCD6" w14:textId="77777777" w:rsidR="001113B8" w:rsidRDefault="001113B8" w:rsidP="00F94E77">
      <w:pPr>
        <w:spacing w:line="240" w:lineRule="auto"/>
      </w:pPr>
      <w:r>
        <w:rPr>
          <w:b/>
        </w:rPr>
        <w:t>Device Type</w:t>
      </w:r>
      <w:r>
        <w:t xml:space="preserve"> – Drop down list of the supported EMV terminals.  Defaults to the Ingenico-iPP320.</w:t>
      </w:r>
    </w:p>
    <w:p w14:paraId="7657BC45" w14:textId="14CA5B23" w:rsidR="001113B8" w:rsidRDefault="001113B8" w:rsidP="00F94E77">
      <w:pPr>
        <w:spacing w:line="240" w:lineRule="auto"/>
      </w:pPr>
      <w:r>
        <w:rPr>
          <w:b/>
        </w:rPr>
        <w:t>Device ID</w:t>
      </w:r>
      <w:r>
        <w:t xml:space="preserve"> – This is the </w:t>
      </w:r>
      <w:r w:rsidR="00DE0C67">
        <w:t>15+ alphanumeric serial number</w:t>
      </w:r>
      <w:r>
        <w:t xml:space="preserve"> from the </w:t>
      </w:r>
      <w:r w:rsidR="001E1077">
        <w:t>screen</w:t>
      </w:r>
      <w:r>
        <w:t xml:space="preserve"> of the terminal</w:t>
      </w:r>
      <w:r w:rsidR="00C411E4">
        <w:t>. This</w:t>
      </w:r>
      <w:r>
        <w:t xml:space="preserve"> identifies the terminal to the </w:t>
      </w:r>
      <w:r w:rsidR="001E1077">
        <w:t>APS Gateway</w:t>
      </w:r>
      <w:r>
        <w:t xml:space="preserve">.  </w:t>
      </w:r>
    </w:p>
    <w:p w14:paraId="7DC7E03F" w14:textId="77777777" w:rsidR="001E1077" w:rsidRDefault="001E1077" w:rsidP="001E1077">
      <w:pPr>
        <w:spacing w:line="240" w:lineRule="auto"/>
      </w:pPr>
      <w:r>
        <w:rPr>
          <w:b/>
        </w:rPr>
        <w:t>Default API Key</w:t>
      </w:r>
      <w:r>
        <w:t xml:space="preserve"> – API key that synchronizes the terminal to the merchant’s account.</w:t>
      </w:r>
      <w:r w:rsidRPr="001176A9">
        <w:t xml:space="preserve"> </w:t>
      </w:r>
    </w:p>
    <w:p w14:paraId="4060037F" w14:textId="76DC064C" w:rsidR="001176A9" w:rsidRDefault="001E1077" w:rsidP="00F94E77">
      <w:pPr>
        <w:spacing w:line="240" w:lineRule="auto"/>
      </w:pPr>
      <w:r>
        <w:rPr>
          <w:b/>
          <w:bCs/>
        </w:rPr>
        <w:t>Amount Prompt</w:t>
      </w:r>
      <w:r>
        <w:t xml:space="preserve"> – Check this for the </w:t>
      </w:r>
      <w:r w:rsidR="00BC7C76">
        <w:t xml:space="preserve">terminal to ask the </w:t>
      </w:r>
      <w:r>
        <w:t xml:space="preserve">customer to confirm the amount before the terminal will continue.  </w:t>
      </w:r>
    </w:p>
    <w:p w14:paraId="5AEF75AD" w14:textId="6D192D8E" w:rsidR="001E1077" w:rsidRDefault="001E1077">
      <w:r>
        <w:br w:type="page"/>
      </w:r>
    </w:p>
    <w:p w14:paraId="56B35DC9" w14:textId="21513EDA" w:rsidR="001E1077" w:rsidRDefault="001E1077" w:rsidP="001176A9">
      <w:r>
        <w:rPr>
          <w:noProof/>
        </w:rPr>
        <w:lastRenderedPageBreak/>
        <w:drawing>
          <wp:inline distT="0" distB="0" distL="0" distR="0" wp14:anchorId="34308E31" wp14:editId="45CBC3F8">
            <wp:extent cx="5934075" cy="8763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4075" cy="876300"/>
                    </a:xfrm>
                    <a:prstGeom prst="rect">
                      <a:avLst/>
                    </a:prstGeom>
                  </pic:spPr>
                </pic:pic>
              </a:graphicData>
            </a:graphic>
          </wp:inline>
        </w:drawing>
      </w:r>
    </w:p>
    <w:p w14:paraId="4532BFAB" w14:textId="1CF42D80" w:rsidR="001176A9" w:rsidRDefault="001176A9" w:rsidP="007D6E72">
      <w:pPr>
        <w:spacing w:line="240" w:lineRule="auto"/>
      </w:pPr>
      <w:r>
        <w:t xml:space="preserve">Use the </w:t>
      </w:r>
      <w:r w:rsidRPr="007D6E72">
        <w:rPr>
          <w:b/>
        </w:rPr>
        <w:t>Activate</w:t>
      </w:r>
      <w:r>
        <w:t xml:space="preserve"> button to </w:t>
      </w:r>
      <w:r w:rsidR="00BC7C76">
        <w:t xml:space="preserve">prompt you for the Code on the terminal screen.  </w:t>
      </w:r>
      <w:r w:rsidR="00BC7C76" w:rsidRPr="007D6E72">
        <w:rPr>
          <w:i/>
          <w:iCs/>
        </w:rPr>
        <w:t>Note</w:t>
      </w:r>
      <w:r w:rsidR="007D6E72">
        <w:t>:</w:t>
      </w:r>
      <w:r w:rsidR="00BC7C76">
        <w:t xml:space="preserve"> </w:t>
      </w:r>
      <w:r w:rsidR="007D6E72">
        <w:t>T</w:t>
      </w:r>
      <w:r w:rsidR="00BC7C76">
        <w:t>his code changes every five minutes until the terminal is activated.</w:t>
      </w:r>
    </w:p>
    <w:p w14:paraId="003692F9" w14:textId="4E073D34" w:rsidR="00BC7C76" w:rsidRDefault="00BC7C76" w:rsidP="00BC7C76">
      <w:pPr>
        <w:spacing w:line="240" w:lineRule="auto"/>
        <w:ind w:left="360"/>
        <w:jc w:val="center"/>
      </w:pPr>
      <w:r>
        <w:rPr>
          <w:noProof/>
        </w:rPr>
        <w:drawing>
          <wp:inline distT="0" distB="0" distL="0" distR="0" wp14:anchorId="3E56D7E3" wp14:editId="24A50645">
            <wp:extent cx="3486150" cy="13239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86150" cy="1323975"/>
                    </a:xfrm>
                    <a:prstGeom prst="rect">
                      <a:avLst/>
                    </a:prstGeom>
                  </pic:spPr>
                </pic:pic>
              </a:graphicData>
            </a:graphic>
          </wp:inline>
        </w:drawing>
      </w:r>
    </w:p>
    <w:p w14:paraId="06C3C44B" w14:textId="13FDB567" w:rsidR="00BC7C76" w:rsidRDefault="00BC7C76" w:rsidP="00BC7C76">
      <w:pPr>
        <w:spacing w:line="240" w:lineRule="auto"/>
      </w:pPr>
      <w:r>
        <w:rPr>
          <w:b/>
          <w:bCs/>
        </w:rPr>
        <w:t>Registration Code</w:t>
      </w:r>
      <w:r>
        <w:t xml:space="preserve"> – this will be a six-digit alphabetic code.  Click </w:t>
      </w:r>
      <w:r>
        <w:rPr>
          <w:b/>
          <w:bCs/>
        </w:rPr>
        <w:t>Submit</w:t>
      </w:r>
      <w:r>
        <w:t xml:space="preserve"> to register the terminal in the APS Gateway.  Once registered, the terminal will look something like this:</w:t>
      </w:r>
    </w:p>
    <w:p w14:paraId="0724ED31" w14:textId="3287451E" w:rsidR="00BC7C76" w:rsidRDefault="00BC7C76" w:rsidP="00BC7C76">
      <w:pPr>
        <w:spacing w:line="240" w:lineRule="auto"/>
        <w:jc w:val="center"/>
      </w:pPr>
      <w:r>
        <w:rPr>
          <w:noProof/>
        </w:rPr>
        <w:drawing>
          <wp:inline distT="0" distB="0" distL="0" distR="0" wp14:anchorId="5BE73260" wp14:editId="08F823EF">
            <wp:extent cx="3692769" cy="1885162"/>
            <wp:effectExtent l="0" t="0" r="3175"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76757" cy="1928038"/>
                    </a:xfrm>
                    <a:prstGeom prst="rect">
                      <a:avLst/>
                    </a:prstGeom>
                  </pic:spPr>
                </pic:pic>
              </a:graphicData>
            </a:graphic>
          </wp:inline>
        </w:drawing>
      </w:r>
    </w:p>
    <w:p w14:paraId="0A7359B5" w14:textId="12475298" w:rsidR="00BC7C76" w:rsidRPr="000E5DFE" w:rsidRDefault="000E5DFE" w:rsidP="000E5DFE">
      <w:pPr>
        <w:spacing w:line="240" w:lineRule="auto"/>
      </w:pPr>
      <w:r>
        <w:t xml:space="preserve">And the Device Status in the Workstation Setup will show the </w:t>
      </w:r>
      <w:r>
        <w:rPr>
          <w:b/>
          <w:bCs/>
        </w:rPr>
        <w:t>Device License</w:t>
      </w:r>
      <w:r>
        <w:t xml:space="preserve"> and the terminal status.</w:t>
      </w:r>
    </w:p>
    <w:p w14:paraId="21D5B713" w14:textId="1054D5A9" w:rsidR="00BC7C76" w:rsidRDefault="00BC7C76" w:rsidP="00BC7C76">
      <w:pPr>
        <w:spacing w:line="240" w:lineRule="auto"/>
        <w:jc w:val="center"/>
      </w:pPr>
      <w:r>
        <w:rPr>
          <w:noProof/>
        </w:rPr>
        <w:drawing>
          <wp:inline distT="0" distB="0" distL="0" distR="0" wp14:anchorId="47303F9C" wp14:editId="21052202">
            <wp:extent cx="5866667" cy="942857"/>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66667" cy="942857"/>
                    </a:xfrm>
                    <a:prstGeom prst="rect">
                      <a:avLst/>
                    </a:prstGeom>
                  </pic:spPr>
                </pic:pic>
              </a:graphicData>
            </a:graphic>
          </wp:inline>
        </w:drawing>
      </w:r>
    </w:p>
    <w:p w14:paraId="21956F97" w14:textId="16515D42" w:rsidR="000E5DFE" w:rsidRPr="000E5DFE" w:rsidRDefault="000E5DFE" w:rsidP="000E5DFE">
      <w:pPr>
        <w:spacing w:line="240" w:lineRule="auto"/>
      </w:pPr>
      <w:r>
        <w:t xml:space="preserve">Clicking </w:t>
      </w:r>
      <w:r>
        <w:rPr>
          <w:b/>
          <w:bCs/>
        </w:rPr>
        <w:t>Deactivate</w:t>
      </w:r>
      <w:r>
        <w:t xml:space="preserve"> will de-register the terminal.  The terminal will reset and begin displaying the Code field to later register the terminal.</w:t>
      </w:r>
    </w:p>
    <w:p w14:paraId="07FD5EC4" w14:textId="2ADC4FD8" w:rsidR="00BC7C76" w:rsidRDefault="00BC7C76" w:rsidP="00BC7C76">
      <w:pPr>
        <w:spacing w:line="240" w:lineRule="auto"/>
      </w:pPr>
    </w:p>
    <w:p w14:paraId="60EFD833" w14:textId="77777777" w:rsidR="000E5DFE" w:rsidRDefault="000E5DFE" w:rsidP="00BC7C76">
      <w:pPr>
        <w:spacing w:line="240" w:lineRule="auto"/>
      </w:pPr>
    </w:p>
    <w:p w14:paraId="55BB26C8" w14:textId="4CEFAF3D" w:rsidR="000E5DFE" w:rsidRDefault="000E5DFE" w:rsidP="000E5DFE">
      <w:pPr>
        <w:pStyle w:val="Heading3"/>
      </w:pPr>
      <w:bookmarkStart w:id="34" w:name="_Toc47302821"/>
      <w:r>
        <w:lastRenderedPageBreak/>
        <w:t>Checking emv terminal status</w:t>
      </w:r>
      <w:bookmarkEnd w:id="34"/>
    </w:p>
    <w:p w14:paraId="7B85948E" w14:textId="5F7CD076" w:rsidR="001176A9" w:rsidRDefault="001176A9" w:rsidP="000E5DFE">
      <w:r>
        <w:t xml:space="preserve">Navigate </w:t>
      </w:r>
      <w:r w:rsidR="00F94E77" w:rsidRPr="001176A9">
        <w:t>to</w:t>
      </w:r>
      <w:r w:rsidR="00F94E77" w:rsidRPr="000E5DFE">
        <w:rPr>
          <w:b/>
        </w:rPr>
        <w:t xml:space="preserve"> Library Master &gt; Utilities &gt; APS EMV Services Status</w:t>
      </w:r>
      <w:r w:rsidR="00F94E77">
        <w:t xml:space="preserve">.  </w:t>
      </w:r>
    </w:p>
    <w:p w14:paraId="1B298C21" w14:textId="24027DFD" w:rsidR="00E058B0" w:rsidRDefault="000E5DFE" w:rsidP="00E058B0">
      <w:pPr>
        <w:pStyle w:val="ListParagraph"/>
        <w:jc w:val="center"/>
        <w:rPr>
          <w:rFonts w:ascii="Raleway Light" w:hAnsi="Raleway Light"/>
          <w:b/>
          <w:color w:val="F79521"/>
        </w:rPr>
      </w:pPr>
      <w:r>
        <w:rPr>
          <w:noProof/>
        </w:rPr>
        <w:drawing>
          <wp:inline distT="0" distB="0" distL="0" distR="0" wp14:anchorId="3B4C50B3" wp14:editId="22A9874C">
            <wp:extent cx="4941277" cy="1335623"/>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1455" cy="1359998"/>
                    </a:xfrm>
                    <a:prstGeom prst="rect">
                      <a:avLst/>
                    </a:prstGeom>
                  </pic:spPr>
                </pic:pic>
              </a:graphicData>
            </a:graphic>
          </wp:inline>
        </w:drawing>
      </w:r>
    </w:p>
    <w:p w14:paraId="72D9CA2E" w14:textId="09D71740" w:rsidR="00E058B0" w:rsidRDefault="000E5DFE" w:rsidP="00F94E77">
      <w:pPr>
        <w:rPr>
          <w:iCs/>
        </w:rPr>
      </w:pPr>
      <w:r>
        <w:rPr>
          <w:iCs/>
        </w:rPr>
        <w:t xml:space="preserve">This program will display the terminal status for the workstation the program is running on.  If no terminal is set up for this workstation it will display a message that you must run </w:t>
      </w:r>
      <w:r>
        <w:rPr>
          <w:i/>
        </w:rPr>
        <w:t>Terminal Setup</w:t>
      </w:r>
      <w:r>
        <w:rPr>
          <w:iCs/>
        </w:rPr>
        <w:t xml:space="preserve"> to see the status of the terminal.</w:t>
      </w:r>
    </w:p>
    <w:p w14:paraId="1BA39B50" w14:textId="1C60F270" w:rsidR="000E5DFE" w:rsidRDefault="000E5DFE" w:rsidP="00F94E77">
      <w:pPr>
        <w:rPr>
          <w:iCs/>
        </w:rPr>
      </w:pPr>
      <w:r>
        <w:rPr>
          <w:b/>
          <w:bCs/>
          <w:iCs/>
        </w:rPr>
        <w:t>Start</w:t>
      </w:r>
      <w:r>
        <w:rPr>
          <w:iCs/>
        </w:rPr>
        <w:t xml:space="preserve"> – This button will initiate the Registration process and display </w:t>
      </w:r>
      <w:r w:rsidR="002D41B1">
        <w:rPr>
          <w:iCs/>
        </w:rPr>
        <w:t>the terminal registration screen to enter the six-digit code from the terminal:</w:t>
      </w:r>
    </w:p>
    <w:p w14:paraId="4E4164BD" w14:textId="4AC6494E" w:rsidR="002D41B1" w:rsidRDefault="002D41B1" w:rsidP="002D41B1">
      <w:pPr>
        <w:jc w:val="center"/>
        <w:rPr>
          <w:iCs/>
        </w:rPr>
      </w:pPr>
      <w:r>
        <w:rPr>
          <w:noProof/>
        </w:rPr>
        <w:drawing>
          <wp:inline distT="0" distB="0" distL="0" distR="0" wp14:anchorId="6BB6E9ED" wp14:editId="63391691">
            <wp:extent cx="3486150" cy="1323975"/>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86150" cy="1323975"/>
                    </a:xfrm>
                    <a:prstGeom prst="rect">
                      <a:avLst/>
                    </a:prstGeom>
                  </pic:spPr>
                </pic:pic>
              </a:graphicData>
            </a:graphic>
          </wp:inline>
        </w:drawing>
      </w:r>
    </w:p>
    <w:p w14:paraId="33F6FF84" w14:textId="42435D35" w:rsidR="002D41B1" w:rsidRDefault="002D41B1" w:rsidP="002D41B1">
      <w:pPr>
        <w:rPr>
          <w:iCs/>
        </w:rPr>
      </w:pPr>
      <w:r>
        <w:rPr>
          <w:iCs/>
        </w:rPr>
        <w:t xml:space="preserve">Like in the </w:t>
      </w:r>
      <w:r w:rsidRPr="002D41B1">
        <w:rPr>
          <w:i/>
        </w:rPr>
        <w:t>Terminal Maintenance</w:t>
      </w:r>
      <w:r>
        <w:rPr>
          <w:iCs/>
        </w:rPr>
        <w:t xml:space="preserve"> screen, clicking </w:t>
      </w:r>
      <w:r>
        <w:rPr>
          <w:b/>
          <w:bCs/>
          <w:iCs/>
        </w:rPr>
        <w:t>Submit</w:t>
      </w:r>
      <w:r>
        <w:rPr>
          <w:iCs/>
        </w:rPr>
        <w:t xml:space="preserve"> will register the terminal and once registered, the </w:t>
      </w:r>
      <w:r>
        <w:rPr>
          <w:b/>
          <w:bCs/>
          <w:iCs/>
        </w:rPr>
        <w:t>Service Status</w:t>
      </w:r>
      <w:r>
        <w:rPr>
          <w:iCs/>
        </w:rPr>
        <w:t xml:space="preserve"> field will display </w:t>
      </w:r>
      <w:r>
        <w:rPr>
          <w:iCs/>
          <w:u w:val="single"/>
        </w:rPr>
        <w:t>Running…</w:t>
      </w:r>
      <w:r>
        <w:rPr>
          <w:iCs/>
        </w:rPr>
        <w:t xml:space="preserve">  </w:t>
      </w:r>
    </w:p>
    <w:p w14:paraId="2D5B8AE1" w14:textId="5E7A9B7A" w:rsidR="002D41B1" w:rsidRDefault="002D41B1" w:rsidP="002D41B1">
      <w:pPr>
        <w:rPr>
          <w:iCs/>
        </w:rPr>
      </w:pPr>
      <w:r>
        <w:rPr>
          <w:b/>
          <w:bCs/>
          <w:iCs/>
        </w:rPr>
        <w:t>Stop</w:t>
      </w:r>
      <w:r>
        <w:rPr>
          <w:iCs/>
        </w:rPr>
        <w:t xml:space="preserve"> – This de-registers and reboots the terminal.</w:t>
      </w:r>
    </w:p>
    <w:p w14:paraId="20AB7E33" w14:textId="16043211" w:rsidR="002D41B1" w:rsidRPr="002D41B1" w:rsidRDefault="002D41B1" w:rsidP="002D41B1">
      <w:pPr>
        <w:rPr>
          <w:iCs/>
        </w:rPr>
      </w:pPr>
      <w:r>
        <w:rPr>
          <w:b/>
          <w:bCs/>
          <w:iCs/>
        </w:rPr>
        <w:t>Cancel</w:t>
      </w:r>
      <w:r>
        <w:rPr>
          <w:iCs/>
        </w:rPr>
        <w:t xml:space="preserve"> – This exits the program.</w:t>
      </w:r>
    </w:p>
    <w:p w14:paraId="708DE173" w14:textId="33269D97" w:rsidR="00E058B0" w:rsidRPr="002D41B1" w:rsidRDefault="00E058B0" w:rsidP="00F94E77">
      <w:pPr>
        <w:rPr>
          <w:iCs/>
        </w:rPr>
      </w:pPr>
    </w:p>
    <w:p w14:paraId="6B788A96" w14:textId="29937079" w:rsidR="00E058B0" w:rsidRDefault="00E058B0" w:rsidP="00F94E77">
      <w:pPr>
        <w:rPr>
          <w:i/>
        </w:rPr>
      </w:pPr>
    </w:p>
    <w:p w14:paraId="184EAAC0" w14:textId="40E593BF" w:rsidR="00E058B0" w:rsidRDefault="00E058B0" w:rsidP="00F94E77">
      <w:pPr>
        <w:rPr>
          <w:i/>
        </w:rPr>
      </w:pPr>
    </w:p>
    <w:p w14:paraId="4261DD14" w14:textId="168CC438" w:rsidR="00E058B0" w:rsidRDefault="00E058B0" w:rsidP="00F94E77">
      <w:pPr>
        <w:rPr>
          <w:i/>
        </w:rPr>
      </w:pPr>
    </w:p>
    <w:p w14:paraId="31505E8E" w14:textId="16971979" w:rsidR="00E058B0" w:rsidRDefault="00E058B0" w:rsidP="00F94E77">
      <w:pPr>
        <w:rPr>
          <w:i/>
        </w:rPr>
      </w:pPr>
    </w:p>
    <w:p w14:paraId="3DB8E543" w14:textId="0BDBE9C8" w:rsidR="00E058B0" w:rsidRDefault="00E058B0" w:rsidP="00F94E77">
      <w:pPr>
        <w:rPr>
          <w:i/>
        </w:rPr>
      </w:pPr>
    </w:p>
    <w:p w14:paraId="7B19825B" w14:textId="557845CF" w:rsidR="000D37FB" w:rsidRDefault="000D37FB" w:rsidP="000D37FB">
      <w:pPr>
        <w:pStyle w:val="Heading3"/>
        <w:rPr>
          <w:rFonts w:ascii="Raleway Light" w:hAnsi="Raleway Light"/>
        </w:rPr>
      </w:pPr>
      <w:bookmarkStart w:id="35" w:name="_Toc47302822"/>
      <w:r>
        <w:rPr>
          <w:rFonts w:ascii="Raleway Light" w:hAnsi="Raleway Light"/>
        </w:rPr>
        <w:lastRenderedPageBreak/>
        <w:t>DSD Multicurrency (Optional)</w:t>
      </w:r>
      <w:bookmarkEnd w:id="35"/>
    </w:p>
    <w:p w14:paraId="4D6EE0C8" w14:textId="29F2F727" w:rsidR="000D37FB" w:rsidRPr="000D37FB" w:rsidRDefault="000D37FB" w:rsidP="000D37FB">
      <w:r>
        <w:t xml:space="preserve">If Multi-Currency from DSD, Inc. is installed in your Sage 100 instance, </w:t>
      </w:r>
      <w:r w:rsidR="000D3BED">
        <w:t>configuration</w:t>
      </w:r>
      <w:r>
        <w:t xml:space="preserve"> in </w:t>
      </w:r>
      <w:r w:rsidRPr="00A17833">
        <w:rPr>
          <w:b/>
        </w:rPr>
        <w:t xml:space="preserve">Company Maintenance </w:t>
      </w:r>
      <w:r>
        <w:t>will determine how APSPays send</w:t>
      </w:r>
      <w:r w:rsidR="000D3BED">
        <w:t xml:space="preserve">s </w:t>
      </w:r>
      <w:r>
        <w:t>transactions to the gateway</w:t>
      </w:r>
      <w:r w:rsidR="000D3BED">
        <w:t xml:space="preserve">. </w:t>
      </w:r>
    </w:p>
    <w:p w14:paraId="481C2739" w14:textId="6B2D7B0C" w:rsidR="000D37FB" w:rsidRDefault="002D41B1" w:rsidP="0009308A">
      <w:pPr>
        <w:jc w:val="center"/>
      </w:pPr>
      <w:r>
        <w:rPr>
          <w:noProof/>
        </w:rPr>
        <mc:AlternateContent>
          <mc:Choice Requires="wps">
            <w:drawing>
              <wp:anchor distT="0" distB="0" distL="114300" distR="114300" simplePos="0" relativeHeight="251675648" behindDoc="0" locked="0" layoutInCell="1" allowOverlap="1" wp14:anchorId="4AD66994" wp14:editId="47BF8A8D">
                <wp:simplePos x="0" y="0"/>
                <wp:positionH relativeFrom="column">
                  <wp:posOffset>2960077</wp:posOffset>
                </wp:positionH>
                <wp:positionV relativeFrom="paragraph">
                  <wp:posOffset>2132232</wp:posOffset>
                </wp:positionV>
                <wp:extent cx="1236785" cy="205154"/>
                <wp:effectExtent l="0" t="0" r="20955" b="23495"/>
                <wp:wrapNone/>
                <wp:docPr id="262" name="Rectangle 262"/>
                <wp:cNvGraphicFramePr/>
                <a:graphic xmlns:a="http://schemas.openxmlformats.org/drawingml/2006/main">
                  <a:graphicData uri="http://schemas.microsoft.com/office/word/2010/wordprocessingShape">
                    <wps:wsp>
                      <wps:cNvSpPr/>
                      <wps:spPr>
                        <a:xfrm>
                          <a:off x="0" y="0"/>
                          <a:ext cx="1236785" cy="2051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5C570" id="Rectangle 262" o:spid="_x0000_s1026" style="position:absolute;margin-left:233.1pt;margin-top:167.9pt;width:97.4pt;height:16.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" filled="f" strokecolor="red" strokeweight="1pt"/>
            </w:pict>
          </mc:Fallback>
        </mc:AlternateContent>
      </w:r>
      <w:r>
        <w:rPr>
          <w:noProof/>
        </w:rPr>
        <w:drawing>
          <wp:inline distT="0" distB="0" distL="0" distR="0" wp14:anchorId="25BCB7C3" wp14:editId="5FAD0C37">
            <wp:extent cx="3294185" cy="3418189"/>
            <wp:effectExtent l="0" t="0" r="190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24072" cy="3449201"/>
                    </a:xfrm>
                    <a:prstGeom prst="rect">
                      <a:avLst/>
                    </a:prstGeom>
                  </pic:spPr>
                </pic:pic>
              </a:graphicData>
            </a:graphic>
          </wp:inline>
        </w:drawing>
      </w:r>
    </w:p>
    <w:p w14:paraId="48C885B7" w14:textId="6664BB7F" w:rsidR="000D37FB" w:rsidRPr="000D37FB" w:rsidRDefault="000D37FB" w:rsidP="000D37FB">
      <w:pPr>
        <w:pStyle w:val="BodyText"/>
        <w:ind w:left="0"/>
        <w:rPr>
          <w:rFonts w:asciiTheme="minorHAnsi" w:hAnsiTheme="minorHAnsi"/>
        </w:rPr>
      </w:pPr>
      <w:r w:rsidRPr="000D37FB">
        <w:rPr>
          <w:rFonts w:asciiTheme="minorHAnsi" w:hAnsiTheme="minorHAnsi"/>
          <w:b/>
        </w:rPr>
        <w:t>Multi-Currency Enabled</w:t>
      </w:r>
      <w:r w:rsidRPr="000D37FB">
        <w:rPr>
          <w:rFonts w:asciiTheme="minorHAnsi" w:hAnsiTheme="minorHAnsi"/>
        </w:rPr>
        <w:t xml:space="preserve"> – </w:t>
      </w:r>
      <w:r w:rsidR="000D3BED">
        <w:rPr>
          <w:rFonts w:asciiTheme="minorHAnsi" w:hAnsiTheme="minorHAnsi"/>
        </w:rPr>
        <w:t>If checked,</w:t>
      </w:r>
      <w:r w:rsidRPr="000D37FB">
        <w:rPr>
          <w:rFonts w:asciiTheme="minorHAnsi" w:hAnsiTheme="minorHAnsi"/>
        </w:rPr>
        <w:t xml:space="preserve"> APSPays </w:t>
      </w:r>
      <w:r w:rsidR="000D3BED">
        <w:rPr>
          <w:rFonts w:asciiTheme="minorHAnsi" w:hAnsiTheme="minorHAnsi"/>
        </w:rPr>
        <w:t>will</w:t>
      </w:r>
      <w:r w:rsidRPr="000D37FB">
        <w:rPr>
          <w:rFonts w:asciiTheme="minorHAnsi" w:hAnsiTheme="minorHAnsi"/>
        </w:rPr>
        <w:t xml:space="preserve"> specify the processor for the currency of the transaction.  </w:t>
      </w:r>
    </w:p>
    <w:p w14:paraId="4FBE86C2" w14:textId="43F257B6" w:rsidR="000D37FB" w:rsidRPr="000D37FB" w:rsidRDefault="000D37FB" w:rsidP="000D37FB">
      <w:pPr>
        <w:pStyle w:val="BodyText"/>
        <w:ind w:left="0"/>
        <w:rPr>
          <w:rFonts w:asciiTheme="minorHAnsi" w:hAnsiTheme="minorHAnsi"/>
        </w:rPr>
      </w:pPr>
      <w:r w:rsidRPr="000D37FB">
        <w:rPr>
          <w:rFonts w:asciiTheme="minorHAnsi" w:hAnsiTheme="minorHAnsi"/>
          <w:b/>
        </w:rPr>
        <w:t>Multi-Currency Disabled</w:t>
      </w:r>
      <w:r w:rsidRPr="000D37FB">
        <w:rPr>
          <w:rFonts w:asciiTheme="minorHAnsi" w:hAnsiTheme="minorHAnsi"/>
        </w:rPr>
        <w:t xml:space="preserve"> – If </w:t>
      </w:r>
      <w:r w:rsidR="000D3BED">
        <w:rPr>
          <w:rFonts w:asciiTheme="minorHAnsi" w:hAnsiTheme="minorHAnsi"/>
        </w:rPr>
        <w:t xml:space="preserve">unchecked, </w:t>
      </w:r>
      <w:r w:rsidRPr="000D37FB">
        <w:rPr>
          <w:rFonts w:asciiTheme="minorHAnsi" w:hAnsiTheme="minorHAnsi"/>
        </w:rPr>
        <w:t xml:space="preserve">APSPays </w:t>
      </w:r>
      <w:r w:rsidR="000D3BED">
        <w:rPr>
          <w:rFonts w:asciiTheme="minorHAnsi" w:hAnsiTheme="minorHAnsi"/>
        </w:rPr>
        <w:t>will</w:t>
      </w:r>
      <w:r w:rsidRPr="000D37FB">
        <w:rPr>
          <w:rFonts w:asciiTheme="minorHAnsi" w:hAnsiTheme="minorHAnsi"/>
        </w:rPr>
        <w:t xml:space="preserve"> always use the default processor, regardless of the currency.  </w:t>
      </w:r>
    </w:p>
    <w:p w14:paraId="20408CC9" w14:textId="1289CB29" w:rsidR="0042382A" w:rsidRDefault="0042382A" w:rsidP="0009308A">
      <w:pPr>
        <w:jc w:val="center"/>
      </w:pPr>
    </w:p>
    <w:p w14:paraId="4B439C04" w14:textId="2B85D6B9" w:rsidR="00C70F1A" w:rsidRDefault="00C70F1A" w:rsidP="0009308A">
      <w:pPr>
        <w:jc w:val="center"/>
      </w:pPr>
    </w:p>
    <w:p w14:paraId="6461C234" w14:textId="28606A10" w:rsidR="00041529" w:rsidRDefault="00041529" w:rsidP="0009308A">
      <w:pPr>
        <w:jc w:val="center"/>
      </w:pPr>
    </w:p>
    <w:p w14:paraId="15D1AD46" w14:textId="27F11885" w:rsidR="00041529" w:rsidRDefault="00041529" w:rsidP="0009308A">
      <w:pPr>
        <w:jc w:val="center"/>
      </w:pPr>
    </w:p>
    <w:p w14:paraId="674661BC" w14:textId="77777777" w:rsidR="00041529" w:rsidRDefault="00041529" w:rsidP="0009308A">
      <w:pPr>
        <w:jc w:val="center"/>
      </w:pPr>
    </w:p>
    <w:p w14:paraId="76F888D8" w14:textId="4CD550E1" w:rsidR="00C70F1A" w:rsidRDefault="00C70F1A" w:rsidP="0009308A">
      <w:pPr>
        <w:jc w:val="center"/>
      </w:pPr>
    </w:p>
    <w:p w14:paraId="2E8CAADF" w14:textId="531ADCA2" w:rsidR="00C70F1A" w:rsidRDefault="00C70F1A" w:rsidP="0009308A">
      <w:pPr>
        <w:jc w:val="center"/>
      </w:pPr>
    </w:p>
    <w:p w14:paraId="488F1648" w14:textId="6AEDDD02" w:rsidR="00C70F1A" w:rsidRDefault="00C70F1A" w:rsidP="0009308A">
      <w:pPr>
        <w:jc w:val="center"/>
      </w:pPr>
    </w:p>
    <w:p w14:paraId="4244916F" w14:textId="77777777" w:rsidR="00C70F1A" w:rsidRDefault="00C70F1A" w:rsidP="0009308A">
      <w:pPr>
        <w:jc w:val="center"/>
      </w:pPr>
    </w:p>
    <w:p w14:paraId="4312004D" w14:textId="176805CA" w:rsidR="00706EC5" w:rsidRPr="00EE3C7F" w:rsidRDefault="00706EC5" w:rsidP="00CE39E9">
      <w:pPr>
        <w:pStyle w:val="Heading1"/>
        <w:rPr>
          <w:rFonts w:ascii="Raleway Light" w:hAnsi="Raleway Light"/>
          <w:sz w:val="20"/>
          <w:szCs w:val="20"/>
        </w:rPr>
      </w:pPr>
      <w:bookmarkStart w:id="36" w:name="OLE_LINK2"/>
      <w:bookmarkStart w:id="37" w:name="_Toc47302823"/>
      <w:r w:rsidRPr="00EE3C7F">
        <w:rPr>
          <w:rFonts w:ascii="Raleway Light" w:hAnsi="Raleway Light"/>
          <w:sz w:val="20"/>
          <w:szCs w:val="20"/>
        </w:rPr>
        <w:lastRenderedPageBreak/>
        <w:t>Chapter 3:</w:t>
      </w:r>
      <w:r w:rsidR="008A4618" w:rsidRPr="00EE3C7F">
        <w:rPr>
          <w:rFonts w:ascii="Raleway Light" w:hAnsi="Raleway Light"/>
          <w:sz w:val="20"/>
          <w:szCs w:val="20"/>
        </w:rPr>
        <w:t xml:space="preserve"> </w:t>
      </w:r>
      <w:r w:rsidR="00173AED">
        <w:rPr>
          <w:rFonts w:ascii="Raleway Light" w:hAnsi="Raleway Light"/>
          <w:sz w:val="20"/>
          <w:szCs w:val="20"/>
        </w:rPr>
        <w:t xml:space="preserve">Payment Method </w:t>
      </w:r>
      <w:r w:rsidR="008A4618" w:rsidRPr="00EE3C7F">
        <w:rPr>
          <w:rFonts w:ascii="Raleway Light" w:hAnsi="Raleway Light"/>
          <w:sz w:val="20"/>
          <w:szCs w:val="20"/>
        </w:rPr>
        <w:t>Maintenance</w:t>
      </w:r>
      <w:bookmarkEnd w:id="37"/>
      <w:r w:rsidR="008A4618" w:rsidRPr="00EE3C7F">
        <w:rPr>
          <w:rFonts w:ascii="Raleway Light" w:hAnsi="Raleway Light"/>
          <w:sz w:val="20"/>
          <w:szCs w:val="20"/>
        </w:rPr>
        <w:t xml:space="preserve"> </w:t>
      </w:r>
    </w:p>
    <w:p w14:paraId="00AD915F" w14:textId="77083512" w:rsidR="00A46C2E" w:rsidRPr="00A46C2E" w:rsidRDefault="0009308A" w:rsidP="00A46C2E">
      <w:pPr>
        <w:pStyle w:val="Heading3"/>
      </w:pPr>
      <w:bookmarkStart w:id="38" w:name="_Toc47302824"/>
      <w:bookmarkEnd w:id="36"/>
      <w:r>
        <w:t>Creating New Customer Payment Methods</w:t>
      </w:r>
      <w:bookmarkEnd w:id="38"/>
    </w:p>
    <w:p w14:paraId="7C297EE6" w14:textId="503C0A6A" w:rsidR="0009308A" w:rsidRDefault="0009308A" w:rsidP="001C64B5">
      <w:pPr>
        <w:pStyle w:val="ListParagraph"/>
        <w:numPr>
          <w:ilvl w:val="0"/>
          <w:numId w:val="4"/>
        </w:numPr>
        <w:spacing w:after="221"/>
        <w:ind w:right="4"/>
      </w:pPr>
      <w:r>
        <w:t xml:space="preserve">Navigate to </w:t>
      </w:r>
      <w:r w:rsidRPr="001A6004">
        <w:rPr>
          <w:b/>
        </w:rPr>
        <w:t xml:space="preserve">Accounts Receivable&gt; Main&gt; Customer </w:t>
      </w:r>
      <w:r w:rsidR="00172102" w:rsidRPr="001A6004">
        <w:rPr>
          <w:b/>
        </w:rPr>
        <w:t>Maintenance</w:t>
      </w:r>
      <w:r>
        <w:t xml:space="preserve">. </w:t>
      </w:r>
    </w:p>
    <w:p w14:paraId="5EF63F2E" w14:textId="0006ECDB" w:rsidR="0009308A" w:rsidRDefault="0009308A" w:rsidP="001C64B5">
      <w:pPr>
        <w:pStyle w:val="ListParagraph"/>
        <w:numPr>
          <w:ilvl w:val="0"/>
          <w:numId w:val="4"/>
        </w:numPr>
        <w:spacing w:after="221"/>
        <w:ind w:right="4"/>
      </w:pPr>
      <w:r>
        <w:t>On tab 2</w:t>
      </w:r>
      <w:r w:rsidR="004C2F40">
        <w:t xml:space="preserve"> </w:t>
      </w:r>
      <w:r w:rsidR="00172102">
        <w:t xml:space="preserve">select the </w:t>
      </w:r>
      <w:r w:rsidR="00172102">
        <w:rPr>
          <w:b/>
        </w:rPr>
        <w:t>Credit Cards/ ACH</w:t>
      </w:r>
      <w:r w:rsidR="00172102">
        <w:t xml:space="preserve"> button to open the Customer Credit Card and ACH Payment Maintenance </w:t>
      </w:r>
      <w:r w:rsidR="00F12F5E">
        <w:t>w</w:t>
      </w:r>
      <w:r w:rsidR="00172102">
        <w:t xml:space="preserve">indow. </w:t>
      </w:r>
    </w:p>
    <w:p w14:paraId="27E2C1C5" w14:textId="2DE407B9" w:rsidR="0009308A" w:rsidRDefault="006618A3" w:rsidP="0009308A">
      <w:pPr>
        <w:jc w:val="center"/>
      </w:pPr>
      <w:r>
        <w:rPr>
          <w:noProof/>
        </w:rPr>
        <w:drawing>
          <wp:inline distT="0" distB="0" distL="0" distR="0" wp14:anchorId="20091AE7" wp14:editId="54B04F45">
            <wp:extent cx="2209800" cy="20283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80917" cy="2093616"/>
                    </a:xfrm>
                    <a:prstGeom prst="rect">
                      <a:avLst/>
                    </a:prstGeom>
                  </pic:spPr>
                </pic:pic>
              </a:graphicData>
            </a:graphic>
          </wp:inline>
        </w:drawing>
      </w:r>
    </w:p>
    <w:p w14:paraId="41307849" w14:textId="3127A5FF" w:rsidR="00172102" w:rsidRDefault="00172102" w:rsidP="001C64B5">
      <w:pPr>
        <w:pStyle w:val="ListParagraph"/>
        <w:numPr>
          <w:ilvl w:val="0"/>
          <w:numId w:val="4"/>
        </w:numPr>
      </w:pPr>
      <w:r>
        <w:t xml:space="preserve">To add a new card or ACH, select a </w:t>
      </w:r>
      <w:r>
        <w:rPr>
          <w:b/>
        </w:rPr>
        <w:t xml:space="preserve">Payment </w:t>
      </w:r>
      <w:r w:rsidRPr="00D10BF2">
        <w:rPr>
          <w:b/>
        </w:rPr>
        <w:t>Type</w:t>
      </w:r>
      <w:r>
        <w:t xml:space="preserve"> and </w:t>
      </w:r>
      <w:r w:rsidR="00D10BF2">
        <w:t>create</w:t>
      </w:r>
      <w:r>
        <w:t xml:space="preserve"> a </w:t>
      </w:r>
      <w:r w:rsidRPr="00172102">
        <w:rPr>
          <w:b/>
          <w:bCs/>
        </w:rPr>
        <w:t xml:space="preserve">Payment </w:t>
      </w:r>
      <w:del w:id="39" w:author="Christian Woolf" w:date="2019-01-28T14:29:00Z">
        <w:r w:rsidRPr="00172102" w:rsidDel="006C4A6D">
          <w:rPr>
            <w:b/>
            <w:bCs/>
          </w:rPr>
          <w:delText>ID</w:delText>
        </w:r>
        <w:r w:rsidDel="006C4A6D">
          <w:delText xml:space="preserve"> </w:delText>
        </w:r>
        <w:r w:rsidR="00D10BF2" w:rsidDel="006C4A6D">
          <w:delText>.</w:delText>
        </w:r>
      </w:del>
      <w:r w:rsidR="006C4A6D" w:rsidRPr="00172102">
        <w:rPr>
          <w:b/>
          <w:bCs/>
        </w:rPr>
        <w:t>ID</w:t>
      </w:r>
      <w:r w:rsidR="005D60A2">
        <w:t>-</w:t>
      </w:r>
    </w:p>
    <w:p w14:paraId="6A3A0935" w14:textId="586B9976" w:rsidR="00D10BF2" w:rsidRDefault="00D10BF2" w:rsidP="00D10BF2">
      <w:pPr>
        <w:pStyle w:val="ListParagraph"/>
        <w:ind w:left="370"/>
      </w:pPr>
      <w:r>
        <w:rPr>
          <w:b/>
        </w:rPr>
        <w:t>Payment Type</w:t>
      </w:r>
      <w:r w:rsidRPr="00D10BF2">
        <w:rPr>
          <w:b/>
        </w:rPr>
        <w:t xml:space="preserve">- </w:t>
      </w:r>
      <w:r w:rsidR="00CC58F7">
        <w:t xml:space="preserve">Set in </w:t>
      </w:r>
      <w:r w:rsidR="008173CC" w:rsidRPr="001A6004">
        <w:rPr>
          <w:b/>
        </w:rPr>
        <w:t>Accounts Receivable</w:t>
      </w:r>
      <w:r w:rsidR="00CC58F7" w:rsidRPr="001A6004">
        <w:rPr>
          <w:b/>
        </w:rPr>
        <w:t>&gt; Setup&gt; Payment Type Maintenance</w:t>
      </w:r>
      <w:r w:rsidR="00CC58F7">
        <w:t xml:space="preserve">, this field assigns the accounts and processing specifics for the tender type. </w:t>
      </w:r>
      <w:r>
        <w:t xml:space="preserve">  </w:t>
      </w:r>
    </w:p>
    <w:p w14:paraId="4F802483" w14:textId="2C4C4BFC" w:rsidR="00D10BF2" w:rsidRDefault="00CC58F7" w:rsidP="00D10BF2">
      <w:pPr>
        <w:pStyle w:val="ListParagraph"/>
        <w:ind w:left="370"/>
      </w:pPr>
      <w:r>
        <w:rPr>
          <w:b/>
        </w:rPr>
        <w:t>Payment ID</w:t>
      </w:r>
      <w:r w:rsidR="00D10BF2" w:rsidRPr="00D10BF2">
        <w:rPr>
          <w:b/>
        </w:rPr>
        <w:t xml:space="preserve">- </w:t>
      </w:r>
      <w:r>
        <w:t xml:space="preserve">Friendly name or nickname for the payment detail record. </w:t>
      </w:r>
    </w:p>
    <w:p w14:paraId="060BDA97" w14:textId="3168446F" w:rsidR="00CC58F7" w:rsidRDefault="00CC58F7" w:rsidP="001C64B5">
      <w:pPr>
        <w:pStyle w:val="ListParagraph"/>
        <w:numPr>
          <w:ilvl w:val="0"/>
          <w:numId w:val="4"/>
        </w:numPr>
      </w:pPr>
      <w:r>
        <w:t xml:space="preserve">Enter the buyer’s payment details on the </w:t>
      </w:r>
      <w:r w:rsidR="00114072">
        <w:t xml:space="preserve">APSPays </w:t>
      </w:r>
      <w:r w:rsidR="00DB0BC7">
        <w:t>Addition</w:t>
      </w:r>
      <w:r w:rsidR="00114072">
        <w:t xml:space="preserve"> </w:t>
      </w:r>
      <w:r>
        <w:t xml:space="preserve">window and </w:t>
      </w:r>
      <w:r>
        <w:rPr>
          <w:b/>
        </w:rPr>
        <w:t xml:space="preserve">Submit. </w:t>
      </w:r>
    </w:p>
    <w:p w14:paraId="7B835A90" w14:textId="45725A9C" w:rsidR="0009308A" w:rsidRDefault="006618A3" w:rsidP="006618A3">
      <w:pPr>
        <w:jc w:val="center"/>
      </w:pPr>
      <w:r>
        <w:rPr>
          <w:noProof/>
        </w:rPr>
        <w:drawing>
          <wp:inline distT="0" distB="0" distL="0" distR="0" wp14:anchorId="249C4760" wp14:editId="6B49294F">
            <wp:extent cx="2450592" cy="2852928"/>
            <wp:effectExtent l="0" t="0" r="6985"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50592" cy="2852928"/>
                    </a:xfrm>
                    <a:prstGeom prst="rect">
                      <a:avLst/>
                    </a:prstGeom>
                  </pic:spPr>
                </pic:pic>
              </a:graphicData>
            </a:graphic>
          </wp:inline>
        </w:drawing>
      </w:r>
      <w:r w:rsidR="00732C9B">
        <w:rPr>
          <w:noProof/>
        </w:rPr>
        <w:t xml:space="preserve">                 </w:t>
      </w:r>
      <w:r>
        <w:rPr>
          <w:noProof/>
        </w:rPr>
        <w:drawing>
          <wp:inline distT="0" distB="0" distL="0" distR="0" wp14:anchorId="5926E516" wp14:editId="514BFD81">
            <wp:extent cx="2447925" cy="2848024"/>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11780" cy="2922315"/>
                    </a:xfrm>
                    <a:prstGeom prst="rect">
                      <a:avLst/>
                    </a:prstGeom>
                  </pic:spPr>
                </pic:pic>
              </a:graphicData>
            </a:graphic>
          </wp:inline>
        </w:drawing>
      </w:r>
    </w:p>
    <w:p w14:paraId="31A3AEA1" w14:textId="05513E72" w:rsidR="00172102" w:rsidRDefault="00172102" w:rsidP="00F12F5E">
      <w:pPr>
        <w:pStyle w:val="Heading3"/>
      </w:pPr>
      <w:bookmarkStart w:id="40" w:name="_Toc47302825"/>
      <w:r>
        <w:lastRenderedPageBreak/>
        <w:t>Editing or Deleting Customer Payment Method</w:t>
      </w:r>
      <w:r w:rsidR="00717FAC">
        <w:t>s</w:t>
      </w:r>
      <w:bookmarkEnd w:id="40"/>
    </w:p>
    <w:p w14:paraId="6F6F321F" w14:textId="77777777" w:rsidR="00172102" w:rsidRDefault="00172102" w:rsidP="001C64B5">
      <w:pPr>
        <w:pStyle w:val="ListParagraph"/>
        <w:numPr>
          <w:ilvl w:val="0"/>
          <w:numId w:val="5"/>
        </w:numPr>
        <w:spacing w:after="221"/>
        <w:ind w:right="4"/>
      </w:pPr>
      <w:r>
        <w:t xml:space="preserve">Navigate to </w:t>
      </w:r>
      <w:r w:rsidRPr="001A6004">
        <w:rPr>
          <w:b/>
        </w:rPr>
        <w:t>Accounts Receivable&gt; Main&gt; Customer Maintenance</w:t>
      </w:r>
      <w:r>
        <w:t xml:space="preserve">. </w:t>
      </w:r>
    </w:p>
    <w:p w14:paraId="17E2D516" w14:textId="6E78BB90" w:rsidR="00172102" w:rsidRDefault="00172102" w:rsidP="001C64B5">
      <w:pPr>
        <w:pStyle w:val="ListParagraph"/>
        <w:numPr>
          <w:ilvl w:val="0"/>
          <w:numId w:val="5"/>
        </w:numPr>
        <w:spacing w:after="221"/>
        <w:ind w:right="4"/>
      </w:pPr>
      <w:r>
        <w:t>On tab 2</w:t>
      </w:r>
      <w:r w:rsidR="005B71F7">
        <w:t xml:space="preserve"> </w:t>
      </w:r>
      <w:r>
        <w:t xml:space="preserve">select the </w:t>
      </w:r>
      <w:r>
        <w:rPr>
          <w:b/>
        </w:rPr>
        <w:t>Credit Cards/ ACH</w:t>
      </w:r>
      <w:r>
        <w:t xml:space="preserve"> button to open the Customer Credit Card and ACH Payment Maintenance Window. </w:t>
      </w:r>
    </w:p>
    <w:p w14:paraId="28C07B0D" w14:textId="238CED7F" w:rsidR="00A438C7" w:rsidRDefault="00A438C7" w:rsidP="001C64B5">
      <w:pPr>
        <w:pStyle w:val="ListParagraph"/>
        <w:numPr>
          <w:ilvl w:val="0"/>
          <w:numId w:val="5"/>
        </w:numPr>
        <w:spacing w:after="221"/>
        <w:ind w:right="4"/>
      </w:pPr>
      <w:r>
        <w:t xml:space="preserve">Enter or select the </w:t>
      </w:r>
      <w:r w:rsidRPr="00172102">
        <w:rPr>
          <w:b/>
          <w:bCs/>
        </w:rPr>
        <w:t>Payment ID</w:t>
      </w:r>
      <w:r>
        <w:t xml:space="preserve"> that needs to be edited or deleted and click </w:t>
      </w:r>
      <w:r w:rsidR="007D720B">
        <w:rPr>
          <w:b/>
        </w:rPr>
        <w:t>Edit</w:t>
      </w:r>
      <w:r>
        <w:t xml:space="preserve"> to update buyer payment </w:t>
      </w:r>
      <w:r w:rsidR="006959C6">
        <w:t>details or</w:t>
      </w:r>
      <w:r>
        <w:t xml:space="preserve"> </w:t>
      </w:r>
      <w:r>
        <w:rPr>
          <w:b/>
        </w:rPr>
        <w:t>Delete</w:t>
      </w:r>
      <w:r>
        <w:t xml:space="preserve"> to permanently remove them. </w:t>
      </w:r>
    </w:p>
    <w:p w14:paraId="1EA1E94A" w14:textId="7F70DF2B" w:rsidR="009720E4" w:rsidRDefault="006618A3" w:rsidP="009720E4">
      <w:pPr>
        <w:jc w:val="center"/>
      </w:pPr>
      <w:r>
        <w:rPr>
          <w:noProof/>
        </w:rPr>
        <w:drawing>
          <wp:inline distT="0" distB="0" distL="0" distR="0" wp14:anchorId="616B479D" wp14:editId="4A17A8E1">
            <wp:extent cx="2978238" cy="2733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24521" cy="2776158"/>
                    </a:xfrm>
                    <a:prstGeom prst="rect">
                      <a:avLst/>
                    </a:prstGeom>
                  </pic:spPr>
                </pic:pic>
              </a:graphicData>
            </a:graphic>
          </wp:inline>
        </w:drawing>
      </w:r>
    </w:p>
    <w:p w14:paraId="2C1608C0" w14:textId="667EBCFD" w:rsidR="00172102" w:rsidRDefault="006618A3" w:rsidP="001C64B5">
      <w:pPr>
        <w:pStyle w:val="ListParagraph"/>
        <w:numPr>
          <w:ilvl w:val="0"/>
          <w:numId w:val="5"/>
        </w:numPr>
        <w:spacing w:after="221"/>
        <w:ind w:right="4"/>
      </w:pPr>
      <w:r>
        <w:t>When editing a customer payment method, a</w:t>
      </w:r>
      <w:r w:rsidR="00172102">
        <w:t xml:space="preserve">ny card details </w:t>
      </w:r>
      <w:r w:rsidR="00A438C7">
        <w:t>apart from</w:t>
      </w:r>
      <w:r w:rsidR="00172102">
        <w:t xml:space="preserve"> card number can be updated. </w:t>
      </w:r>
      <w:r>
        <w:t xml:space="preserve">Click </w:t>
      </w:r>
      <w:r>
        <w:rPr>
          <w:b/>
        </w:rPr>
        <w:t>Submit</w:t>
      </w:r>
      <w:r>
        <w:t xml:space="preserve"> to save your changes or </w:t>
      </w:r>
      <w:r>
        <w:rPr>
          <w:b/>
        </w:rPr>
        <w:t>Cancel</w:t>
      </w:r>
      <w:r>
        <w:t xml:space="preserve"> to discard the changes. </w:t>
      </w:r>
    </w:p>
    <w:p w14:paraId="645A668B" w14:textId="2C9B0957" w:rsidR="00172102" w:rsidRDefault="006618A3" w:rsidP="00172102">
      <w:pPr>
        <w:jc w:val="center"/>
      </w:pPr>
      <w:r>
        <w:rPr>
          <w:noProof/>
        </w:rPr>
        <w:drawing>
          <wp:inline distT="0" distB="0" distL="0" distR="0" wp14:anchorId="52C20680" wp14:editId="2B66D5C2">
            <wp:extent cx="2450592" cy="2852928"/>
            <wp:effectExtent l="0" t="0" r="6985" b="508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50592" cy="2852928"/>
                    </a:xfrm>
                    <a:prstGeom prst="rect">
                      <a:avLst/>
                    </a:prstGeom>
                  </pic:spPr>
                </pic:pic>
              </a:graphicData>
            </a:graphic>
          </wp:inline>
        </w:drawing>
      </w:r>
    </w:p>
    <w:p w14:paraId="1C6013A7" w14:textId="593961BF" w:rsidR="004C3779" w:rsidRPr="00EE3C7F" w:rsidRDefault="004C3779" w:rsidP="004C3779">
      <w:pPr>
        <w:pStyle w:val="Heading3"/>
        <w:rPr>
          <w:rFonts w:ascii="Raleway Light" w:hAnsi="Raleway Light"/>
        </w:rPr>
      </w:pPr>
      <w:bookmarkStart w:id="41" w:name="_Toc47302826"/>
      <w:r w:rsidRPr="00EE3C7F">
        <w:rPr>
          <w:rFonts w:ascii="Raleway Light" w:hAnsi="Raleway Light"/>
        </w:rPr>
        <w:lastRenderedPageBreak/>
        <w:t xml:space="preserve">ClickToPay </w:t>
      </w:r>
      <w:r w:rsidR="001116D1">
        <w:rPr>
          <w:rFonts w:ascii="Raleway Light" w:hAnsi="Raleway Light"/>
        </w:rPr>
        <w:t>(</w:t>
      </w:r>
      <w:del w:id="42" w:author="Christian Woolf" w:date="2019-01-28T14:31:00Z">
        <w:r w:rsidRPr="00EE3C7F" w:rsidDel="001116D1">
          <w:rPr>
            <w:rFonts w:ascii="Raleway Light" w:hAnsi="Raleway Light"/>
          </w:rPr>
          <w:delText>[</w:delText>
        </w:r>
      </w:del>
      <w:r w:rsidRPr="00EE3C7F">
        <w:rPr>
          <w:rFonts w:ascii="Raleway Light" w:hAnsi="Raleway Light"/>
        </w:rPr>
        <w:t>Optional</w:t>
      </w:r>
      <w:ins w:id="43" w:author="Christian Woolf" w:date="2019-01-28T14:30:00Z">
        <w:r w:rsidR="001116D1">
          <w:rPr>
            <w:rFonts w:ascii="Raleway Light" w:hAnsi="Raleway Light"/>
          </w:rPr>
          <w:t>)</w:t>
        </w:r>
      </w:ins>
      <w:bookmarkEnd w:id="41"/>
      <w:del w:id="44" w:author="Christian Woolf" w:date="2019-01-28T14:30:00Z">
        <w:r w:rsidRPr="00EE3C7F" w:rsidDel="001116D1">
          <w:rPr>
            <w:rFonts w:ascii="Raleway Light" w:hAnsi="Raleway Light"/>
          </w:rPr>
          <w:delText>]</w:delText>
        </w:r>
      </w:del>
    </w:p>
    <w:p w14:paraId="7617C03F" w14:textId="0C300346" w:rsidR="00172102" w:rsidRDefault="00686BCF" w:rsidP="00686BCF">
      <w:r>
        <w:t xml:space="preserve">Customer level “Opt-in” or “Opt-out” is maintained within </w:t>
      </w:r>
      <w:r w:rsidR="001A6004" w:rsidRPr="001A6004">
        <w:rPr>
          <w:b/>
        </w:rPr>
        <w:t>Accounts Receivable</w:t>
      </w:r>
      <w:r w:rsidRPr="001A6004">
        <w:rPr>
          <w:b/>
        </w:rPr>
        <w:t>&gt; Main&gt; Customer Maintenance.</w:t>
      </w:r>
      <w:r>
        <w:t xml:space="preserve"> </w:t>
      </w:r>
    </w:p>
    <w:p w14:paraId="03193F59" w14:textId="421BFB95" w:rsidR="00686BCF" w:rsidRDefault="00686BCF" w:rsidP="00686BCF">
      <w:r>
        <w:rPr>
          <w:noProof/>
        </w:rPr>
        <w:drawing>
          <wp:inline distT="0" distB="0" distL="0" distR="0" wp14:anchorId="468F6AFB" wp14:editId="605CF959">
            <wp:extent cx="5943600" cy="11480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148080"/>
                    </a:xfrm>
                    <a:prstGeom prst="rect">
                      <a:avLst/>
                    </a:prstGeom>
                  </pic:spPr>
                </pic:pic>
              </a:graphicData>
            </a:graphic>
          </wp:inline>
        </w:drawing>
      </w:r>
    </w:p>
    <w:p w14:paraId="4588F1F3" w14:textId="7DD2E728" w:rsidR="0066505D" w:rsidRDefault="00A03139" w:rsidP="00A03139">
      <w:r>
        <w:t>Customer Maintenance will display one of two options</w:t>
      </w:r>
      <w:r w:rsidR="005D1874">
        <w:t>;</w:t>
      </w:r>
      <w:r>
        <w:t xml:space="preserve"> or </w:t>
      </w:r>
      <w:r w:rsidRPr="006959C6">
        <w:rPr>
          <w:b/>
        </w:rPr>
        <w:t xml:space="preserve">ClickToPay </w:t>
      </w:r>
      <w:proofErr w:type="spellStart"/>
      <w:r w:rsidRPr="006959C6">
        <w:rPr>
          <w:b/>
        </w:rPr>
        <w:t>Opt</w:t>
      </w:r>
      <w:proofErr w:type="spellEnd"/>
      <w:r w:rsidRPr="006959C6">
        <w:rPr>
          <w:b/>
        </w:rPr>
        <w:t xml:space="preserve"> In</w:t>
      </w:r>
      <w:r>
        <w:t xml:space="preserve"> based </w:t>
      </w:r>
      <w:r w:rsidR="009720E4">
        <w:t>up</w:t>
      </w:r>
      <w:r>
        <w:t>on the settings in Company Maintenance</w:t>
      </w:r>
      <w:r w:rsidR="009720E4">
        <w:t xml:space="preserve">. For additional information please see the </w:t>
      </w:r>
      <w:hyperlink w:anchor="_ClickToPay_[Optional]" w:history="1">
        <w:r w:rsidR="009720E4" w:rsidRPr="009720E4">
          <w:rPr>
            <w:rStyle w:val="Hyperlink"/>
            <w:color w:val="01626F"/>
          </w:rPr>
          <w:t>ClickToPay</w:t>
        </w:r>
      </w:hyperlink>
      <w:r w:rsidR="009720E4" w:rsidRPr="009720E4">
        <w:rPr>
          <w:color w:val="01626F"/>
        </w:rPr>
        <w:t xml:space="preserve"> </w:t>
      </w:r>
      <w:r w:rsidR="009720E4">
        <w:t xml:space="preserve">set up section. </w:t>
      </w:r>
    </w:p>
    <w:p w14:paraId="4AC189DE" w14:textId="1919B7BD" w:rsidR="00172102" w:rsidRDefault="0066505D" w:rsidP="00A03139">
      <w:r>
        <w:br w:type="page"/>
      </w:r>
    </w:p>
    <w:p w14:paraId="501EFF70" w14:textId="0674CD8D" w:rsidR="008A4618" w:rsidRPr="00EE3C7F" w:rsidRDefault="008A4618" w:rsidP="00CE39E9">
      <w:pPr>
        <w:pStyle w:val="Heading1"/>
        <w:rPr>
          <w:rFonts w:ascii="Raleway Light" w:hAnsi="Raleway Light"/>
          <w:sz w:val="20"/>
          <w:szCs w:val="20"/>
        </w:rPr>
      </w:pPr>
      <w:bookmarkStart w:id="45" w:name="_Toc47302827"/>
      <w:r w:rsidRPr="00EE3C7F">
        <w:rPr>
          <w:rFonts w:ascii="Raleway Light" w:hAnsi="Raleway Light"/>
          <w:sz w:val="20"/>
          <w:szCs w:val="20"/>
        </w:rPr>
        <w:lastRenderedPageBreak/>
        <w:t xml:space="preserve">Chapter </w:t>
      </w:r>
      <w:r w:rsidR="002015A8">
        <w:rPr>
          <w:rFonts w:ascii="Raleway Light" w:hAnsi="Raleway Light"/>
          <w:sz w:val="20"/>
          <w:szCs w:val="20"/>
        </w:rPr>
        <w:t>4</w:t>
      </w:r>
      <w:r w:rsidRPr="00EE3C7F">
        <w:rPr>
          <w:rFonts w:ascii="Raleway Light" w:hAnsi="Raleway Light"/>
          <w:sz w:val="20"/>
          <w:szCs w:val="20"/>
        </w:rPr>
        <w:t>: Sales</w:t>
      </w:r>
      <w:r w:rsidR="00D90EDF">
        <w:rPr>
          <w:rFonts w:ascii="Raleway Light" w:hAnsi="Raleway Light"/>
          <w:sz w:val="20"/>
          <w:szCs w:val="20"/>
        </w:rPr>
        <w:t xml:space="preserve"> Order Module</w:t>
      </w:r>
      <w:bookmarkEnd w:id="45"/>
    </w:p>
    <w:p w14:paraId="503A43F4" w14:textId="2660593F" w:rsidR="008A4618" w:rsidRDefault="008C556F" w:rsidP="00233A6C">
      <w:pPr>
        <w:pStyle w:val="Heading3"/>
        <w:rPr>
          <w:rFonts w:ascii="Raleway Light" w:hAnsi="Raleway Light"/>
        </w:rPr>
      </w:pPr>
      <w:bookmarkStart w:id="46" w:name="_Toc47302828"/>
      <w:r>
        <w:rPr>
          <w:rFonts w:ascii="Raleway Light" w:hAnsi="Raleway Light"/>
        </w:rPr>
        <w:t>Sales Order Entry</w:t>
      </w:r>
      <w:bookmarkEnd w:id="46"/>
    </w:p>
    <w:p w14:paraId="594C8773" w14:textId="75461649" w:rsidR="008C556F" w:rsidRPr="008C556F" w:rsidRDefault="008C556F" w:rsidP="001C64B5">
      <w:pPr>
        <w:pStyle w:val="ListParagraph"/>
        <w:numPr>
          <w:ilvl w:val="0"/>
          <w:numId w:val="6"/>
        </w:numPr>
      </w:pPr>
      <w:r>
        <w:t xml:space="preserve">Create a sales order or choose a sales order that has already been created but the buyer has not been charged. </w:t>
      </w:r>
    </w:p>
    <w:p w14:paraId="5C0B2508" w14:textId="6F043C57" w:rsidR="005D1874" w:rsidRDefault="005D1874" w:rsidP="001C64B5">
      <w:pPr>
        <w:pStyle w:val="ListParagraph"/>
        <w:numPr>
          <w:ilvl w:val="0"/>
          <w:numId w:val="6"/>
        </w:numPr>
      </w:pPr>
      <w:r>
        <w:t xml:space="preserve">On the “Totals” Tab, select </w:t>
      </w:r>
      <w:r w:rsidRPr="008C556F">
        <w:rPr>
          <w:b/>
        </w:rPr>
        <w:t>Deposit Payment Type</w:t>
      </w:r>
      <w:r>
        <w:t xml:space="preserve"> of Credit Card</w:t>
      </w:r>
      <w:r w:rsidR="006618A3">
        <w:t>,</w:t>
      </w:r>
      <w:r>
        <w:t xml:space="preserve"> ACH</w:t>
      </w:r>
      <w:r w:rsidR="00244FC8">
        <w:t xml:space="preserve"> </w:t>
      </w:r>
      <w:r w:rsidR="006618A3">
        <w:t xml:space="preserve">or EMV </w:t>
      </w:r>
      <w:r w:rsidR="00244FC8">
        <w:t>if you are ready to charge the customer.</w:t>
      </w:r>
      <w:r>
        <w:t xml:space="preserve"> </w:t>
      </w:r>
    </w:p>
    <w:p w14:paraId="2D5CE7D2" w14:textId="4ED7915D" w:rsidR="005D1874" w:rsidRDefault="000008A7" w:rsidP="00244FC8">
      <w:pPr>
        <w:ind w:left="360"/>
        <w:jc w:val="center"/>
      </w:pPr>
      <w:r>
        <w:rPr>
          <w:noProof/>
        </w:rPr>
        <w:drawing>
          <wp:inline distT="0" distB="0" distL="0" distR="0" wp14:anchorId="58D6C31F" wp14:editId="26FCE485">
            <wp:extent cx="3229708" cy="2215594"/>
            <wp:effectExtent l="0" t="0" r="889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81501" cy="2251124"/>
                    </a:xfrm>
                    <a:prstGeom prst="rect">
                      <a:avLst/>
                    </a:prstGeom>
                  </pic:spPr>
                </pic:pic>
              </a:graphicData>
            </a:graphic>
          </wp:inline>
        </w:drawing>
      </w:r>
    </w:p>
    <w:p w14:paraId="5B18039C" w14:textId="6E1424F3" w:rsidR="004A6265" w:rsidRDefault="004A6265" w:rsidP="004A6265">
      <w:pPr>
        <w:ind w:left="360"/>
        <w:rPr>
          <w:color w:val="F79521"/>
        </w:rPr>
      </w:pPr>
      <w:r w:rsidRPr="0043487A">
        <w:rPr>
          <w:rFonts w:ascii="Raleway Light" w:hAnsi="Raleway Light"/>
          <w:b/>
          <w:color w:val="F79521"/>
        </w:rPr>
        <w:t>*NOTE*</w:t>
      </w:r>
      <w:r w:rsidRPr="00922425">
        <w:rPr>
          <w:rFonts w:ascii="Raleway Light" w:hAnsi="Raleway Light"/>
          <w:color w:val="F79521"/>
          <w:sz w:val="24"/>
        </w:rPr>
        <w:t xml:space="preserve"> </w:t>
      </w:r>
      <w:r>
        <w:rPr>
          <w:color w:val="F79521"/>
        </w:rPr>
        <w:t xml:space="preserve">Choosing NONE as the Deposit Payment Type will allow you to charge the customer at the invoice level, if desired.  </w:t>
      </w:r>
    </w:p>
    <w:p w14:paraId="7FD9F845" w14:textId="00DD0B6A" w:rsidR="00642117" w:rsidRPr="005D1874" w:rsidRDefault="00642117" w:rsidP="001C64B5">
      <w:pPr>
        <w:pStyle w:val="ListParagraph"/>
        <w:numPr>
          <w:ilvl w:val="0"/>
          <w:numId w:val="6"/>
        </w:numPr>
      </w:pPr>
      <w:r>
        <w:t xml:space="preserve">Select the </w:t>
      </w:r>
      <w:r w:rsidRPr="007A0315">
        <w:rPr>
          <w:b/>
        </w:rPr>
        <w:t>Payment</w:t>
      </w:r>
      <w:r>
        <w:t xml:space="preserve"> Tab</w:t>
      </w:r>
    </w:p>
    <w:p w14:paraId="4FDC1F2A" w14:textId="09B16CF4" w:rsidR="0009308A" w:rsidRDefault="000008A7" w:rsidP="00C80340">
      <w:pPr>
        <w:jc w:val="center"/>
      </w:pPr>
      <w:r>
        <w:rPr>
          <w:noProof/>
        </w:rPr>
        <w:drawing>
          <wp:inline distT="0" distB="0" distL="0" distR="0" wp14:anchorId="42324FC0" wp14:editId="3CCC6E54">
            <wp:extent cx="3270738" cy="2243740"/>
            <wp:effectExtent l="0" t="0" r="6350" b="444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00245" cy="2263982"/>
                    </a:xfrm>
                    <a:prstGeom prst="rect">
                      <a:avLst/>
                    </a:prstGeom>
                  </pic:spPr>
                </pic:pic>
              </a:graphicData>
            </a:graphic>
          </wp:inline>
        </w:drawing>
      </w:r>
    </w:p>
    <w:p w14:paraId="629616AD" w14:textId="77777777" w:rsidR="0066505D" w:rsidRDefault="0066505D" w:rsidP="00C80340">
      <w:pPr>
        <w:jc w:val="center"/>
      </w:pPr>
    </w:p>
    <w:p w14:paraId="4AA47AFA" w14:textId="732A98E8" w:rsidR="0009308A" w:rsidRDefault="00FF78E6" w:rsidP="001C64B5">
      <w:pPr>
        <w:pStyle w:val="BodyText"/>
        <w:numPr>
          <w:ilvl w:val="0"/>
          <w:numId w:val="6"/>
        </w:numPr>
        <w:kinsoku w:val="0"/>
        <w:overflowPunct w:val="0"/>
        <w:spacing w:before="99"/>
        <w:ind w:right="803"/>
        <w:rPr>
          <w:rFonts w:asciiTheme="minorHAnsi" w:hAnsiTheme="minorHAnsi"/>
        </w:rPr>
      </w:pPr>
      <w:r>
        <w:rPr>
          <w:rFonts w:asciiTheme="minorHAnsi" w:hAnsiTheme="minorHAnsi"/>
        </w:rPr>
        <w:t xml:space="preserve">Enter a </w:t>
      </w:r>
      <w:r w:rsidRPr="009C6CA2">
        <w:rPr>
          <w:rFonts w:asciiTheme="minorHAnsi" w:hAnsiTheme="minorHAnsi"/>
          <w:b/>
        </w:rPr>
        <w:t>Payment ID</w:t>
      </w:r>
      <w:r w:rsidR="004F72EA">
        <w:rPr>
          <w:rFonts w:asciiTheme="minorHAnsi" w:hAnsiTheme="minorHAnsi"/>
        </w:rPr>
        <w:t xml:space="preserve"> for saved ACH or CC information</w:t>
      </w:r>
      <w:r w:rsidR="009C200D">
        <w:rPr>
          <w:rFonts w:asciiTheme="minorHAnsi" w:hAnsiTheme="minorHAnsi"/>
        </w:rPr>
        <w:t xml:space="preserve"> - </w:t>
      </w:r>
      <w:r>
        <w:rPr>
          <w:rFonts w:asciiTheme="minorHAnsi" w:hAnsiTheme="minorHAnsi"/>
        </w:rPr>
        <w:t>S</w:t>
      </w:r>
      <w:r w:rsidR="0009308A" w:rsidRPr="007F56B3">
        <w:rPr>
          <w:rFonts w:asciiTheme="minorHAnsi" w:hAnsiTheme="minorHAnsi"/>
        </w:rPr>
        <w:t xml:space="preserve">elect </w:t>
      </w:r>
      <w:r w:rsidR="004A6265">
        <w:rPr>
          <w:rFonts w:asciiTheme="minorHAnsi" w:hAnsiTheme="minorHAnsi"/>
        </w:rPr>
        <w:t>a previously saved record</w:t>
      </w:r>
      <w:r w:rsidR="0009308A" w:rsidRPr="007F56B3">
        <w:rPr>
          <w:rFonts w:asciiTheme="minorHAnsi" w:hAnsiTheme="minorHAnsi"/>
        </w:rPr>
        <w:t xml:space="preserve"> </w:t>
      </w:r>
      <w:r w:rsidR="0009308A" w:rsidRPr="007F56B3">
        <w:rPr>
          <w:rFonts w:asciiTheme="minorHAnsi" w:hAnsiTheme="minorHAnsi"/>
        </w:rPr>
        <w:lastRenderedPageBreak/>
        <w:t xml:space="preserve">or enter a new Payment ID </w:t>
      </w:r>
      <w:r>
        <w:rPr>
          <w:rFonts w:asciiTheme="minorHAnsi" w:hAnsiTheme="minorHAnsi"/>
        </w:rPr>
        <w:t>for new car</w:t>
      </w:r>
      <w:r w:rsidR="0009308A" w:rsidRPr="007F56B3">
        <w:rPr>
          <w:rFonts w:asciiTheme="minorHAnsi" w:hAnsiTheme="minorHAnsi"/>
        </w:rPr>
        <w:t>d or ACH information</w:t>
      </w:r>
      <w:r w:rsidR="00365A95">
        <w:rPr>
          <w:rFonts w:asciiTheme="minorHAnsi" w:hAnsiTheme="minorHAnsi"/>
        </w:rPr>
        <w:t xml:space="preserve">. Clicking </w:t>
      </w:r>
      <w:r w:rsidR="004A6265">
        <w:rPr>
          <w:rFonts w:asciiTheme="minorHAnsi" w:hAnsiTheme="minorHAnsi"/>
        </w:rPr>
        <w:t xml:space="preserve">the </w:t>
      </w:r>
      <w:r w:rsidR="004A6265" w:rsidRPr="004A6265">
        <w:rPr>
          <w:rFonts w:asciiTheme="minorHAnsi" w:hAnsiTheme="minorHAnsi"/>
          <w:b/>
        </w:rPr>
        <w:t>Save</w:t>
      </w:r>
      <w:r w:rsidR="00365A95">
        <w:rPr>
          <w:rFonts w:asciiTheme="minorHAnsi" w:hAnsiTheme="minorHAnsi"/>
        </w:rPr>
        <w:t xml:space="preserve"> checkbox will save this for future use.</w:t>
      </w:r>
      <w:r w:rsidR="006618A3">
        <w:rPr>
          <w:rFonts w:asciiTheme="minorHAnsi" w:hAnsiTheme="minorHAnsi"/>
        </w:rPr>
        <w:t xml:space="preserve"> </w:t>
      </w:r>
    </w:p>
    <w:p w14:paraId="443F8F13" w14:textId="01392604" w:rsidR="004F72EA" w:rsidRDefault="004F72EA" w:rsidP="004F72EA">
      <w:pPr>
        <w:pStyle w:val="BodyText"/>
        <w:kinsoku w:val="0"/>
        <w:overflowPunct w:val="0"/>
        <w:spacing w:before="99"/>
        <w:ind w:left="720" w:right="803"/>
        <w:rPr>
          <w:rFonts w:asciiTheme="minorHAnsi" w:hAnsiTheme="minorHAnsi"/>
        </w:rPr>
      </w:pPr>
      <w:r>
        <w:rPr>
          <w:rFonts w:asciiTheme="minorHAnsi" w:hAnsiTheme="minorHAnsi"/>
        </w:rPr>
        <w:t xml:space="preserve">Enter </w:t>
      </w:r>
      <w:r w:rsidR="00FB67C0">
        <w:rPr>
          <w:rFonts w:asciiTheme="minorHAnsi" w:hAnsiTheme="minorHAnsi"/>
        </w:rPr>
        <w:t>the</w:t>
      </w:r>
      <w:r>
        <w:rPr>
          <w:rFonts w:asciiTheme="minorHAnsi" w:hAnsiTheme="minorHAnsi"/>
        </w:rPr>
        <w:t xml:space="preserve"> Payment Type for EMV or one-time transactions </w:t>
      </w:r>
      <w:r w:rsidR="0066505D">
        <w:rPr>
          <w:rFonts w:asciiTheme="minorHAnsi" w:hAnsiTheme="minorHAnsi"/>
        </w:rPr>
        <w:t>using the EMV Terminal.</w:t>
      </w:r>
    </w:p>
    <w:p w14:paraId="36E84D3C" w14:textId="471AF8FD" w:rsidR="004A6265" w:rsidRDefault="004A6265" w:rsidP="001C64B5">
      <w:pPr>
        <w:pStyle w:val="BodyText"/>
        <w:numPr>
          <w:ilvl w:val="0"/>
          <w:numId w:val="6"/>
        </w:numPr>
        <w:kinsoku w:val="0"/>
        <w:overflowPunct w:val="0"/>
        <w:spacing w:before="99"/>
        <w:ind w:right="803"/>
        <w:rPr>
          <w:rFonts w:asciiTheme="minorHAnsi" w:hAnsiTheme="minorHAnsi"/>
        </w:rPr>
      </w:pPr>
      <w:r>
        <w:rPr>
          <w:rFonts w:asciiTheme="minorHAnsi" w:hAnsiTheme="minorHAnsi"/>
        </w:rPr>
        <w:t xml:space="preserve">Choose a Transaction Type- </w:t>
      </w:r>
    </w:p>
    <w:p w14:paraId="49AC0A9E" w14:textId="62D56142" w:rsidR="004A6265" w:rsidRDefault="004A6265" w:rsidP="004A6265">
      <w:pPr>
        <w:pStyle w:val="ListParagraph"/>
      </w:pPr>
      <w:r>
        <w:rPr>
          <w:b/>
        </w:rPr>
        <w:t>Payment</w:t>
      </w:r>
      <w:r w:rsidRPr="00D10BF2">
        <w:rPr>
          <w:b/>
        </w:rPr>
        <w:t xml:space="preserve">- </w:t>
      </w:r>
      <w:r>
        <w:t xml:space="preserve">Authorization. Places a pending transaction on the buyer’s account to be captured/completed at the Invoice.    </w:t>
      </w:r>
    </w:p>
    <w:p w14:paraId="6B813BDE" w14:textId="386C6440" w:rsidR="004A6265" w:rsidRDefault="004A6265" w:rsidP="004A6265">
      <w:pPr>
        <w:pStyle w:val="ListParagraph"/>
      </w:pPr>
      <w:r>
        <w:rPr>
          <w:b/>
        </w:rPr>
        <w:t>Deposit</w:t>
      </w:r>
      <w:r w:rsidRPr="00D10BF2">
        <w:rPr>
          <w:b/>
        </w:rPr>
        <w:t xml:space="preserve">- </w:t>
      </w:r>
      <w:r>
        <w:t>Sale. Can be used if the document total is final.</w:t>
      </w:r>
      <w:r w:rsidR="00D91B67">
        <w:t xml:space="preserve"> EMV and ACH transactions </w:t>
      </w:r>
      <w:r w:rsidR="00535CB6">
        <w:t>should</w:t>
      </w:r>
      <w:r w:rsidR="00D91B67">
        <w:t xml:space="preserve"> use this transaction type. </w:t>
      </w:r>
    </w:p>
    <w:p w14:paraId="661F8B33" w14:textId="77777777" w:rsidR="00D91B67" w:rsidRPr="00D91B67" w:rsidRDefault="004A6265" w:rsidP="001C64B5">
      <w:pPr>
        <w:pStyle w:val="BodyText"/>
        <w:numPr>
          <w:ilvl w:val="0"/>
          <w:numId w:val="6"/>
        </w:numPr>
        <w:kinsoku w:val="0"/>
        <w:overflowPunct w:val="0"/>
        <w:spacing w:before="115"/>
        <w:ind w:right="768"/>
        <w:rPr>
          <w:rFonts w:asciiTheme="minorHAnsi" w:hAnsiTheme="minorHAnsi"/>
        </w:rPr>
      </w:pPr>
      <w:r>
        <w:rPr>
          <w:rFonts w:asciiTheme="minorHAnsi" w:hAnsiTheme="minorHAnsi"/>
          <w:bCs/>
        </w:rPr>
        <w:t xml:space="preserve">Click </w:t>
      </w:r>
      <w:r w:rsidR="0009308A" w:rsidRPr="004A6265">
        <w:rPr>
          <w:rFonts w:asciiTheme="minorHAnsi" w:hAnsiTheme="minorHAnsi"/>
          <w:b/>
          <w:bCs/>
        </w:rPr>
        <w:t>Submit Card/ACH Account</w:t>
      </w:r>
      <w:r w:rsidR="0009308A" w:rsidRPr="00642117">
        <w:rPr>
          <w:rFonts w:asciiTheme="minorHAnsi" w:hAnsiTheme="minorHAnsi"/>
          <w:b/>
          <w:bCs/>
        </w:rPr>
        <w:t xml:space="preserve"> </w:t>
      </w:r>
      <w:r w:rsidR="00491146" w:rsidRPr="00642117">
        <w:rPr>
          <w:rFonts w:asciiTheme="minorHAnsi" w:hAnsiTheme="minorHAnsi"/>
          <w:b/>
          <w:bCs/>
        </w:rPr>
        <w:t>–</w:t>
      </w:r>
      <w:r w:rsidR="0009308A" w:rsidRPr="00642117">
        <w:rPr>
          <w:rFonts w:asciiTheme="minorHAnsi" w:hAnsiTheme="minorHAnsi"/>
          <w:b/>
          <w:bCs/>
        </w:rPr>
        <w:t xml:space="preserve"> </w:t>
      </w:r>
    </w:p>
    <w:p w14:paraId="14C110F9" w14:textId="2FDDAC16" w:rsidR="0009308A" w:rsidRDefault="00491146" w:rsidP="00D91B67">
      <w:pPr>
        <w:pStyle w:val="BodyText"/>
        <w:kinsoku w:val="0"/>
        <w:overflowPunct w:val="0"/>
        <w:spacing w:before="115"/>
        <w:ind w:left="720" w:right="768"/>
        <w:rPr>
          <w:rFonts w:asciiTheme="minorHAnsi" w:hAnsiTheme="minorHAnsi"/>
        </w:rPr>
      </w:pPr>
      <w:r w:rsidRPr="00642117">
        <w:rPr>
          <w:rFonts w:asciiTheme="minorHAnsi" w:hAnsiTheme="minorHAnsi"/>
        </w:rPr>
        <w:t xml:space="preserve">If this is a new card or ACH, enter the appropriate account details on screen. </w:t>
      </w:r>
      <w:r w:rsidR="00645C73" w:rsidRPr="00642117">
        <w:rPr>
          <w:rFonts w:asciiTheme="minorHAnsi" w:hAnsiTheme="minorHAnsi"/>
        </w:rPr>
        <w:t xml:space="preserve">For existing card or ACH information, verify accuracy and </w:t>
      </w:r>
      <w:del w:id="47" w:author="Christian Woolf" w:date="2019-01-28T14:32:00Z">
        <w:r w:rsidR="004A6265" w:rsidDel="004B5808">
          <w:rPr>
            <w:rFonts w:asciiTheme="minorHAnsi" w:hAnsiTheme="minorHAnsi"/>
            <w:b/>
          </w:rPr>
          <w:delText>Accept.</w:delText>
        </w:r>
        <w:r w:rsidR="00645C73" w:rsidRPr="00642117" w:rsidDel="004B5808">
          <w:rPr>
            <w:rFonts w:asciiTheme="minorHAnsi" w:hAnsiTheme="minorHAnsi"/>
          </w:rPr>
          <w:delText>.</w:delText>
        </w:r>
      </w:del>
      <w:ins w:id="48" w:author="Christian Woolf" w:date="2019-01-28T14:32:00Z">
        <w:r w:rsidR="004B5808">
          <w:rPr>
            <w:rFonts w:asciiTheme="minorHAnsi" w:hAnsiTheme="minorHAnsi"/>
            <w:b/>
          </w:rPr>
          <w:t>Accept.</w:t>
        </w:r>
      </w:ins>
      <w:r w:rsidR="00645C73" w:rsidRPr="00642117">
        <w:rPr>
          <w:rFonts w:asciiTheme="minorHAnsi" w:hAnsiTheme="minorHAnsi"/>
        </w:rPr>
        <w:t xml:space="preserve"> </w:t>
      </w:r>
      <w:r w:rsidR="002D7FB6">
        <w:rPr>
          <w:rFonts w:asciiTheme="minorHAnsi" w:hAnsiTheme="minorHAnsi"/>
        </w:rPr>
        <w:t xml:space="preserve">Transaction results are displayed on the </w:t>
      </w:r>
      <w:r w:rsidR="005E21A8">
        <w:rPr>
          <w:rFonts w:asciiTheme="minorHAnsi" w:hAnsiTheme="minorHAnsi"/>
        </w:rPr>
        <w:t>previous entry</w:t>
      </w:r>
      <w:r w:rsidR="002D7FB6">
        <w:rPr>
          <w:rFonts w:asciiTheme="minorHAnsi" w:hAnsiTheme="minorHAnsi"/>
        </w:rPr>
        <w:t xml:space="preserve"> screen.</w:t>
      </w:r>
    </w:p>
    <w:p w14:paraId="7E54422F" w14:textId="260E58D7" w:rsidR="00D91B67" w:rsidRDefault="00D91B67" w:rsidP="00D91B67">
      <w:pPr>
        <w:pStyle w:val="BodyText"/>
        <w:kinsoku w:val="0"/>
        <w:overflowPunct w:val="0"/>
        <w:spacing w:before="115"/>
        <w:ind w:left="720" w:right="768"/>
        <w:rPr>
          <w:rFonts w:asciiTheme="minorHAnsi" w:hAnsiTheme="minorHAnsi"/>
        </w:rPr>
      </w:pPr>
      <w:r w:rsidRPr="00642117">
        <w:rPr>
          <w:rFonts w:asciiTheme="minorHAnsi" w:hAnsiTheme="minorHAnsi"/>
        </w:rPr>
        <w:t>If this is a</w:t>
      </w:r>
      <w:r>
        <w:rPr>
          <w:rFonts w:asciiTheme="minorHAnsi" w:hAnsiTheme="minorHAnsi"/>
        </w:rPr>
        <w:t xml:space="preserve">n EMV transaction, </w:t>
      </w:r>
      <w:r w:rsidR="0066505D">
        <w:rPr>
          <w:rFonts w:asciiTheme="minorHAnsi" w:hAnsiTheme="minorHAnsi"/>
        </w:rPr>
        <w:t xml:space="preserve">the terminal will display the amount </w:t>
      </w:r>
      <w:r>
        <w:rPr>
          <w:rFonts w:asciiTheme="minorHAnsi" w:hAnsiTheme="minorHAnsi"/>
        </w:rPr>
        <w:t xml:space="preserve">and your customer will receive standard terminal prompts to complete the transaction. </w:t>
      </w:r>
      <w:r w:rsidR="0066505D">
        <w:rPr>
          <w:rFonts w:asciiTheme="minorHAnsi" w:hAnsiTheme="minorHAnsi"/>
        </w:rPr>
        <w:t xml:space="preserve">  Please note you have 5 minutes (300 seconds) to complete the transaction or the process will decline.</w:t>
      </w:r>
    </w:p>
    <w:p w14:paraId="50FD8550" w14:textId="55A53663" w:rsidR="00D91B67" w:rsidRDefault="0066505D" w:rsidP="00D91B67">
      <w:pPr>
        <w:pStyle w:val="BodyText"/>
        <w:kinsoku w:val="0"/>
        <w:overflowPunct w:val="0"/>
        <w:spacing w:before="115"/>
        <w:ind w:left="720" w:right="768"/>
        <w:jc w:val="center"/>
        <w:rPr>
          <w:rFonts w:asciiTheme="minorHAnsi" w:hAnsiTheme="minorHAnsi"/>
        </w:rPr>
      </w:pPr>
      <w:r>
        <w:rPr>
          <w:noProof/>
        </w:rPr>
        <w:drawing>
          <wp:inline distT="0" distB="0" distL="0" distR="0" wp14:anchorId="2D2C34B7" wp14:editId="6A7640EA">
            <wp:extent cx="2221523" cy="1596046"/>
            <wp:effectExtent l="0" t="0" r="762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43820" cy="1612065"/>
                    </a:xfrm>
                    <a:prstGeom prst="rect">
                      <a:avLst/>
                    </a:prstGeom>
                  </pic:spPr>
                </pic:pic>
              </a:graphicData>
            </a:graphic>
          </wp:inline>
        </w:drawing>
      </w:r>
    </w:p>
    <w:p w14:paraId="646148D5" w14:textId="197A2DB8" w:rsidR="00D761AA" w:rsidRDefault="00D761AA" w:rsidP="001C64B5">
      <w:pPr>
        <w:pStyle w:val="BodyText"/>
        <w:numPr>
          <w:ilvl w:val="0"/>
          <w:numId w:val="6"/>
        </w:numPr>
        <w:kinsoku w:val="0"/>
        <w:overflowPunct w:val="0"/>
        <w:spacing w:before="115"/>
        <w:ind w:right="768"/>
        <w:rPr>
          <w:rFonts w:asciiTheme="minorHAnsi" w:hAnsiTheme="minorHAnsi"/>
        </w:rPr>
      </w:pPr>
      <w:r>
        <w:rPr>
          <w:rFonts w:asciiTheme="minorHAnsi" w:hAnsiTheme="minorHAnsi"/>
        </w:rPr>
        <w:t xml:space="preserve">Upon successful payment, the </w:t>
      </w:r>
      <w:r w:rsidR="0066505D">
        <w:rPr>
          <w:rFonts w:asciiTheme="minorHAnsi" w:hAnsiTheme="minorHAnsi"/>
        </w:rPr>
        <w:t>terminal will return to the standby screen</w:t>
      </w:r>
      <w:r>
        <w:rPr>
          <w:rFonts w:asciiTheme="minorHAnsi" w:hAnsiTheme="minorHAnsi"/>
        </w:rPr>
        <w:t xml:space="preserve"> and you’ll receive a transaction status below the transaction details. </w:t>
      </w:r>
    </w:p>
    <w:p w14:paraId="2C761451" w14:textId="4CC3ECD7" w:rsidR="00D761AA" w:rsidRDefault="000008A7" w:rsidP="00D761AA">
      <w:pPr>
        <w:pStyle w:val="BodyText"/>
        <w:kinsoku w:val="0"/>
        <w:overflowPunct w:val="0"/>
        <w:spacing w:before="115"/>
        <w:ind w:left="720" w:right="768"/>
        <w:jc w:val="center"/>
        <w:rPr>
          <w:rFonts w:asciiTheme="minorHAnsi" w:hAnsiTheme="minorHAnsi"/>
        </w:rPr>
      </w:pPr>
      <w:r>
        <w:rPr>
          <w:noProof/>
        </w:rPr>
        <w:drawing>
          <wp:inline distT="0" distB="0" distL="0" distR="0" wp14:anchorId="42B5A415" wp14:editId="6C031184">
            <wp:extent cx="3742476" cy="2567354"/>
            <wp:effectExtent l="0" t="0" r="0" b="444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85581" cy="2596924"/>
                    </a:xfrm>
                    <a:prstGeom prst="rect">
                      <a:avLst/>
                    </a:prstGeom>
                  </pic:spPr>
                </pic:pic>
              </a:graphicData>
            </a:graphic>
          </wp:inline>
        </w:drawing>
      </w:r>
    </w:p>
    <w:p w14:paraId="4DB4D967" w14:textId="7D396C1C" w:rsidR="008A4618" w:rsidRDefault="00E86C2F" w:rsidP="00233A6C">
      <w:pPr>
        <w:pStyle w:val="Heading3"/>
        <w:rPr>
          <w:rFonts w:ascii="Raleway Light" w:hAnsi="Raleway Light"/>
        </w:rPr>
      </w:pPr>
      <w:bookmarkStart w:id="49" w:name="_Toc47302829"/>
      <w:r>
        <w:rPr>
          <w:rFonts w:ascii="Raleway Light" w:hAnsi="Raleway Light"/>
        </w:rPr>
        <w:lastRenderedPageBreak/>
        <w:t>Invoice Data Entry</w:t>
      </w:r>
      <w:bookmarkEnd w:id="49"/>
    </w:p>
    <w:p w14:paraId="505C1CBE" w14:textId="5E5DE0DD" w:rsidR="00E86C2F" w:rsidRPr="008C556F" w:rsidRDefault="00E86C2F" w:rsidP="001C64B5">
      <w:pPr>
        <w:pStyle w:val="ListParagraph"/>
        <w:numPr>
          <w:ilvl w:val="0"/>
          <w:numId w:val="9"/>
        </w:numPr>
      </w:pPr>
      <w:r>
        <w:t xml:space="preserve">Create an Invoice or choose an Invoice that has already been created.  </w:t>
      </w:r>
    </w:p>
    <w:p w14:paraId="0FAB6579" w14:textId="3D6DCA88" w:rsidR="00E86C2F" w:rsidRDefault="00E86C2F" w:rsidP="001C64B5">
      <w:pPr>
        <w:pStyle w:val="ListParagraph"/>
        <w:numPr>
          <w:ilvl w:val="0"/>
          <w:numId w:val="9"/>
        </w:numPr>
      </w:pPr>
      <w:r w:rsidRPr="00E86C2F">
        <w:rPr>
          <w:b/>
        </w:rPr>
        <w:t xml:space="preserve">If a </w:t>
      </w:r>
      <w:r>
        <w:rPr>
          <w:b/>
        </w:rPr>
        <w:t>Deposit</w:t>
      </w:r>
      <w:r w:rsidRPr="00E86C2F">
        <w:rPr>
          <w:b/>
        </w:rPr>
        <w:t xml:space="preserve"> was run on the Sales Order</w:t>
      </w:r>
      <w:r>
        <w:t xml:space="preserve">- make any necessary adjustments to the Invoice and </w:t>
      </w:r>
      <w:r w:rsidRPr="00E86C2F">
        <w:rPr>
          <w:b/>
        </w:rPr>
        <w:t>Accept</w:t>
      </w:r>
      <w:r>
        <w:t xml:space="preserve">. Updating the Sales Journal will run an additional transaction if additional funds are </w:t>
      </w:r>
      <w:del w:id="50" w:author="Christian Woolf" w:date="2019-01-28T14:32:00Z">
        <w:r w:rsidDel="004B5808">
          <w:delText>due, but</w:delText>
        </w:r>
      </w:del>
      <w:ins w:id="51" w:author="Christian Woolf" w:date="2019-01-28T14:32:00Z">
        <w:r w:rsidR="004B5808">
          <w:t xml:space="preserve">due </w:t>
        </w:r>
      </w:ins>
      <w:r w:rsidR="003C316A">
        <w:t xml:space="preserve">and the “Pay Balance” option was selected on the Sales Order. </w:t>
      </w:r>
      <w:r>
        <w:t xml:space="preserve"> </w:t>
      </w:r>
    </w:p>
    <w:p w14:paraId="37FFA424" w14:textId="77777777" w:rsidR="00B93E7B" w:rsidRDefault="00B93E7B" w:rsidP="00B93E7B">
      <w:pPr>
        <w:pStyle w:val="ListParagraph"/>
      </w:pPr>
    </w:p>
    <w:p w14:paraId="17F5A578" w14:textId="324C94D7" w:rsidR="00B93E7B" w:rsidRDefault="00E86C2F" w:rsidP="00E86C2F">
      <w:pPr>
        <w:pStyle w:val="ListParagraph"/>
      </w:pPr>
      <w:r w:rsidRPr="00E86C2F">
        <w:rPr>
          <w:b/>
        </w:rPr>
        <w:t>If a Payment was run on the Sales Order</w:t>
      </w:r>
      <w:r>
        <w:t xml:space="preserve">- make any necessary adjustments to the Invoice and </w:t>
      </w:r>
      <w:r w:rsidRPr="00E86C2F">
        <w:rPr>
          <w:b/>
        </w:rPr>
        <w:t>Accept</w:t>
      </w:r>
      <w:r>
        <w:t xml:space="preserve">. Updating the Sales Journal will finalize the transaction </w:t>
      </w:r>
      <w:r w:rsidR="00BA444D">
        <w:t xml:space="preserve">total </w:t>
      </w:r>
      <w:r>
        <w:t>with the buyer’s bank.</w:t>
      </w:r>
    </w:p>
    <w:p w14:paraId="7D0430CF" w14:textId="2B4883D1" w:rsidR="00E86C2F" w:rsidRDefault="00E86C2F" w:rsidP="00E86C2F">
      <w:pPr>
        <w:pStyle w:val="ListParagraph"/>
      </w:pPr>
      <w:r>
        <w:t xml:space="preserve"> </w:t>
      </w:r>
    </w:p>
    <w:p w14:paraId="78C781A2" w14:textId="08701CF8" w:rsidR="00E86C2F" w:rsidRDefault="00E86C2F" w:rsidP="00E86C2F">
      <w:pPr>
        <w:pStyle w:val="ListParagraph"/>
      </w:pPr>
      <w:r w:rsidRPr="00E86C2F">
        <w:rPr>
          <w:b/>
        </w:rPr>
        <w:t xml:space="preserve">If </w:t>
      </w:r>
      <w:r w:rsidR="0025535C">
        <w:rPr>
          <w:b/>
        </w:rPr>
        <w:t xml:space="preserve">no transaction was </w:t>
      </w:r>
      <w:r w:rsidR="00FA2944">
        <w:rPr>
          <w:b/>
        </w:rPr>
        <w:t>collected</w:t>
      </w:r>
      <w:r w:rsidRPr="00E86C2F">
        <w:rPr>
          <w:b/>
        </w:rPr>
        <w:t xml:space="preserve"> on the Sales Order</w:t>
      </w:r>
      <w:r>
        <w:t>- make any necessary adjustments to the Invoice and o</w:t>
      </w:r>
      <w:r w:rsidRPr="00E86C2F">
        <w:t>n</w:t>
      </w:r>
      <w:r>
        <w:t xml:space="preserve"> the “Totals” Tab, select </w:t>
      </w:r>
      <w:r w:rsidRPr="00E86C2F">
        <w:rPr>
          <w:b/>
        </w:rPr>
        <w:t>Deposit Payment Type</w:t>
      </w:r>
      <w:r>
        <w:t xml:space="preserve"> of Credit Card</w:t>
      </w:r>
      <w:r w:rsidR="002132D6">
        <w:t xml:space="preserve"> </w:t>
      </w:r>
      <w:r>
        <w:t xml:space="preserve">or ACH. </w:t>
      </w:r>
    </w:p>
    <w:p w14:paraId="18C5112D" w14:textId="0B8666E9" w:rsidR="00E86C2F" w:rsidRDefault="000008A7" w:rsidP="00E86C2F">
      <w:pPr>
        <w:ind w:left="360"/>
        <w:jc w:val="center"/>
      </w:pPr>
      <w:r>
        <w:rPr>
          <w:noProof/>
        </w:rPr>
        <w:drawing>
          <wp:inline distT="0" distB="0" distL="0" distR="0" wp14:anchorId="45C72070" wp14:editId="72C5060F">
            <wp:extent cx="3253154" cy="2336989"/>
            <wp:effectExtent l="0" t="0" r="4445" b="635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89240" cy="2362912"/>
                    </a:xfrm>
                    <a:prstGeom prst="rect">
                      <a:avLst/>
                    </a:prstGeom>
                  </pic:spPr>
                </pic:pic>
              </a:graphicData>
            </a:graphic>
          </wp:inline>
        </w:drawing>
      </w:r>
    </w:p>
    <w:p w14:paraId="7360D549" w14:textId="43003321" w:rsidR="00E86C2F" w:rsidRPr="005D1874" w:rsidRDefault="00E86C2F" w:rsidP="001C64B5">
      <w:pPr>
        <w:pStyle w:val="ListParagraph"/>
        <w:numPr>
          <w:ilvl w:val="0"/>
          <w:numId w:val="9"/>
        </w:numPr>
      </w:pPr>
      <w:r>
        <w:t xml:space="preserve">Select the </w:t>
      </w:r>
      <w:r w:rsidRPr="00B93E7B">
        <w:rPr>
          <w:b/>
        </w:rPr>
        <w:t>Payment</w:t>
      </w:r>
      <w:r>
        <w:t xml:space="preserve"> Tab</w:t>
      </w:r>
      <w:r w:rsidR="00B93E7B">
        <w:t>.</w:t>
      </w:r>
    </w:p>
    <w:p w14:paraId="64E356AA" w14:textId="53541FD2" w:rsidR="00E86C2F" w:rsidRDefault="000008A7" w:rsidP="00E86C2F">
      <w:pPr>
        <w:jc w:val="center"/>
      </w:pPr>
      <w:r>
        <w:rPr>
          <w:noProof/>
        </w:rPr>
        <w:drawing>
          <wp:inline distT="0" distB="0" distL="0" distR="0" wp14:anchorId="0E60048C" wp14:editId="6DA44E13">
            <wp:extent cx="3399692" cy="2442258"/>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54659" cy="2481745"/>
                    </a:xfrm>
                    <a:prstGeom prst="rect">
                      <a:avLst/>
                    </a:prstGeom>
                  </pic:spPr>
                </pic:pic>
              </a:graphicData>
            </a:graphic>
          </wp:inline>
        </w:drawing>
      </w:r>
    </w:p>
    <w:p w14:paraId="636ED6DB" w14:textId="2C73D5B9" w:rsidR="00B93E7B" w:rsidRDefault="003C316A" w:rsidP="001C64B5">
      <w:pPr>
        <w:pStyle w:val="BodyText"/>
        <w:numPr>
          <w:ilvl w:val="0"/>
          <w:numId w:val="9"/>
        </w:numPr>
        <w:kinsoku w:val="0"/>
        <w:overflowPunct w:val="0"/>
        <w:spacing w:before="99"/>
        <w:ind w:right="803"/>
        <w:rPr>
          <w:rFonts w:asciiTheme="minorHAnsi" w:hAnsiTheme="minorHAnsi"/>
        </w:rPr>
      </w:pPr>
      <w:r>
        <w:rPr>
          <w:rFonts w:asciiTheme="minorHAnsi" w:hAnsiTheme="minorHAnsi"/>
        </w:rPr>
        <w:lastRenderedPageBreak/>
        <w:t xml:space="preserve">Enter a Payment ID for saved ACH or CC information </w:t>
      </w:r>
      <w:r w:rsidR="00B93E7B">
        <w:rPr>
          <w:rFonts w:asciiTheme="minorHAnsi" w:hAnsiTheme="minorHAnsi"/>
        </w:rPr>
        <w:t>–</w:t>
      </w:r>
      <w:r>
        <w:rPr>
          <w:rFonts w:asciiTheme="minorHAnsi" w:hAnsiTheme="minorHAnsi"/>
        </w:rPr>
        <w:t xml:space="preserve"> </w:t>
      </w:r>
    </w:p>
    <w:p w14:paraId="2FBB54A6" w14:textId="79B65885" w:rsidR="003C316A" w:rsidRDefault="003C316A" w:rsidP="00B93E7B">
      <w:pPr>
        <w:pStyle w:val="BodyText"/>
        <w:kinsoku w:val="0"/>
        <w:overflowPunct w:val="0"/>
        <w:spacing w:before="99"/>
        <w:ind w:left="720" w:right="803"/>
        <w:rPr>
          <w:rFonts w:asciiTheme="minorHAnsi" w:hAnsiTheme="minorHAnsi"/>
        </w:rPr>
      </w:pPr>
      <w:r>
        <w:rPr>
          <w:rFonts w:asciiTheme="minorHAnsi" w:hAnsiTheme="minorHAnsi"/>
        </w:rPr>
        <w:t>S</w:t>
      </w:r>
      <w:r w:rsidRPr="007F56B3">
        <w:rPr>
          <w:rFonts w:asciiTheme="minorHAnsi" w:hAnsiTheme="minorHAnsi"/>
        </w:rPr>
        <w:t xml:space="preserve">elect </w:t>
      </w:r>
      <w:r>
        <w:rPr>
          <w:rFonts w:asciiTheme="minorHAnsi" w:hAnsiTheme="minorHAnsi"/>
        </w:rPr>
        <w:t>a previously saved record</w:t>
      </w:r>
      <w:r w:rsidRPr="007F56B3">
        <w:rPr>
          <w:rFonts w:asciiTheme="minorHAnsi" w:hAnsiTheme="minorHAnsi"/>
        </w:rPr>
        <w:t xml:space="preserve"> or enter a new Payment ID </w:t>
      </w:r>
      <w:r>
        <w:rPr>
          <w:rFonts w:asciiTheme="minorHAnsi" w:hAnsiTheme="minorHAnsi"/>
        </w:rPr>
        <w:t>for new car</w:t>
      </w:r>
      <w:r w:rsidRPr="007F56B3">
        <w:rPr>
          <w:rFonts w:asciiTheme="minorHAnsi" w:hAnsiTheme="minorHAnsi"/>
        </w:rPr>
        <w:t>d or ACH information</w:t>
      </w:r>
      <w:r>
        <w:rPr>
          <w:rFonts w:asciiTheme="minorHAnsi" w:hAnsiTheme="minorHAnsi"/>
        </w:rPr>
        <w:t xml:space="preserve">. Clicking the </w:t>
      </w:r>
      <w:r w:rsidRPr="004A6265">
        <w:rPr>
          <w:rFonts w:asciiTheme="minorHAnsi" w:hAnsiTheme="minorHAnsi"/>
          <w:b/>
        </w:rPr>
        <w:t>Save</w:t>
      </w:r>
      <w:r>
        <w:rPr>
          <w:rFonts w:asciiTheme="minorHAnsi" w:hAnsiTheme="minorHAnsi"/>
        </w:rPr>
        <w:t xml:space="preserve"> checkbox will save this for future use. </w:t>
      </w:r>
    </w:p>
    <w:p w14:paraId="40AB3E12" w14:textId="2056BFA8" w:rsidR="003C316A" w:rsidRDefault="003C316A" w:rsidP="003C316A">
      <w:pPr>
        <w:pStyle w:val="BodyText"/>
        <w:kinsoku w:val="0"/>
        <w:overflowPunct w:val="0"/>
        <w:spacing w:before="99"/>
        <w:ind w:left="720" w:right="803"/>
        <w:rPr>
          <w:rFonts w:asciiTheme="minorHAnsi" w:hAnsiTheme="minorHAnsi"/>
        </w:rPr>
      </w:pPr>
      <w:r>
        <w:rPr>
          <w:rFonts w:asciiTheme="minorHAnsi" w:hAnsiTheme="minorHAnsi"/>
        </w:rPr>
        <w:t xml:space="preserve">Enter the Payment Type for EMV </w:t>
      </w:r>
      <w:r w:rsidR="00453D31">
        <w:rPr>
          <w:rFonts w:asciiTheme="minorHAnsi" w:hAnsiTheme="minorHAnsi"/>
        </w:rPr>
        <w:t>f</w:t>
      </w:r>
      <w:r>
        <w:rPr>
          <w:rFonts w:asciiTheme="minorHAnsi" w:hAnsiTheme="minorHAnsi"/>
        </w:rPr>
        <w:t>or one-time transactions</w:t>
      </w:r>
      <w:r w:rsidR="00453D31">
        <w:rPr>
          <w:rFonts w:asciiTheme="minorHAnsi" w:hAnsiTheme="minorHAnsi"/>
        </w:rPr>
        <w:t>.</w:t>
      </w:r>
    </w:p>
    <w:p w14:paraId="0479033F" w14:textId="77777777" w:rsidR="003C316A" w:rsidRDefault="003C316A" w:rsidP="001C64B5">
      <w:pPr>
        <w:pStyle w:val="BodyText"/>
        <w:numPr>
          <w:ilvl w:val="0"/>
          <w:numId w:val="9"/>
        </w:numPr>
        <w:kinsoku w:val="0"/>
        <w:overflowPunct w:val="0"/>
        <w:spacing w:before="99"/>
        <w:ind w:right="803"/>
        <w:rPr>
          <w:rFonts w:asciiTheme="minorHAnsi" w:hAnsiTheme="minorHAnsi"/>
        </w:rPr>
      </w:pPr>
      <w:r>
        <w:rPr>
          <w:rFonts w:asciiTheme="minorHAnsi" w:hAnsiTheme="minorHAnsi"/>
        </w:rPr>
        <w:t xml:space="preserve">Choose a Transaction Type- </w:t>
      </w:r>
    </w:p>
    <w:p w14:paraId="317E3F09" w14:textId="373E7417" w:rsidR="003C316A" w:rsidRDefault="003C316A" w:rsidP="003C316A">
      <w:pPr>
        <w:pStyle w:val="ListParagraph"/>
      </w:pPr>
      <w:r>
        <w:rPr>
          <w:b/>
        </w:rPr>
        <w:t>Payment</w:t>
      </w:r>
      <w:r w:rsidRPr="00D10BF2">
        <w:rPr>
          <w:b/>
        </w:rPr>
        <w:t xml:space="preserve">- </w:t>
      </w:r>
      <w:r>
        <w:t xml:space="preserve">Authorization. Places a pending transaction on the buyer’s account to be captured/completed at the Invoice.    </w:t>
      </w:r>
    </w:p>
    <w:p w14:paraId="53450A1F" w14:textId="15F01ABD" w:rsidR="003C316A" w:rsidRDefault="003C316A" w:rsidP="003C316A">
      <w:pPr>
        <w:pStyle w:val="ListParagraph"/>
      </w:pPr>
      <w:r>
        <w:rPr>
          <w:b/>
        </w:rPr>
        <w:t>Deposit</w:t>
      </w:r>
      <w:r w:rsidRPr="00D10BF2">
        <w:rPr>
          <w:b/>
        </w:rPr>
        <w:t xml:space="preserve">- </w:t>
      </w:r>
      <w:r>
        <w:t xml:space="preserve">Sale. Can be used if the document total is final. EMV and ACH transactions </w:t>
      </w:r>
      <w:r w:rsidR="00535CB6">
        <w:t>should</w:t>
      </w:r>
      <w:r>
        <w:t xml:space="preserve"> use this transaction type. </w:t>
      </w:r>
    </w:p>
    <w:p w14:paraId="1AA2168A" w14:textId="77777777" w:rsidR="003C316A" w:rsidRPr="00D91B67" w:rsidRDefault="003C316A" w:rsidP="001C64B5">
      <w:pPr>
        <w:pStyle w:val="BodyText"/>
        <w:numPr>
          <w:ilvl w:val="0"/>
          <w:numId w:val="9"/>
        </w:numPr>
        <w:kinsoku w:val="0"/>
        <w:overflowPunct w:val="0"/>
        <w:spacing w:before="115"/>
        <w:ind w:right="768"/>
        <w:rPr>
          <w:rFonts w:asciiTheme="minorHAnsi" w:hAnsiTheme="minorHAnsi"/>
        </w:rPr>
      </w:pPr>
      <w:r>
        <w:rPr>
          <w:rFonts w:asciiTheme="minorHAnsi" w:hAnsiTheme="minorHAnsi"/>
          <w:bCs/>
        </w:rPr>
        <w:t xml:space="preserve">Click </w:t>
      </w:r>
      <w:r w:rsidRPr="004A6265">
        <w:rPr>
          <w:rFonts w:asciiTheme="minorHAnsi" w:hAnsiTheme="minorHAnsi"/>
          <w:b/>
          <w:bCs/>
        </w:rPr>
        <w:t>Submit Card/ACH Account</w:t>
      </w:r>
      <w:r w:rsidRPr="00642117">
        <w:rPr>
          <w:rFonts w:asciiTheme="minorHAnsi" w:hAnsiTheme="minorHAnsi"/>
          <w:b/>
          <w:bCs/>
        </w:rPr>
        <w:t xml:space="preserve"> – </w:t>
      </w:r>
    </w:p>
    <w:p w14:paraId="5747665A" w14:textId="77777777" w:rsidR="003C316A" w:rsidRDefault="003C316A" w:rsidP="003C316A">
      <w:pPr>
        <w:pStyle w:val="BodyText"/>
        <w:kinsoku w:val="0"/>
        <w:overflowPunct w:val="0"/>
        <w:spacing w:before="115"/>
        <w:ind w:left="720" w:right="768"/>
        <w:rPr>
          <w:rFonts w:asciiTheme="minorHAnsi" w:hAnsiTheme="minorHAnsi"/>
        </w:rPr>
      </w:pPr>
      <w:r w:rsidRPr="00642117">
        <w:rPr>
          <w:rFonts w:asciiTheme="minorHAnsi" w:hAnsiTheme="minorHAnsi"/>
        </w:rPr>
        <w:t xml:space="preserve">If this is a new card or ACH, enter the appropriate account details on screen. For existing card or ACH information, verify accuracy and </w:t>
      </w:r>
      <w:del w:id="52" w:author="Christian Woolf" w:date="2019-01-28T14:32:00Z">
        <w:r w:rsidDel="004B5808">
          <w:rPr>
            <w:rFonts w:asciiTheme="minorHAnsi" w:hAnsiTheme="minorHAnsi"/>
            <w:b/>
          </w:rPr>
          <w:delText>Accept.</w:delText>
        </w:r>
        <w:r w:rsidRPr="00642117" w:rsidDel="004B5808">
          <w:rPr>
            <w:rFonts w:asciiTheme="minorHAnsi" w:hAnsiTheme="minorHAnsi"/>
          </w:rPr>
          <w:delText>.</w:delText>
        </w:r>
      </w:del>
      <w:ins w:id="53" w:author="Christian Woolf" w:date="2019-01-28T14:32:00Z">
        <w:r>
          <w:rPr>
            <w:rFonts w:asciiTheme="minorHAnsi" w:hAnsiTheme="minorHAnsi"/>
            <w:b/>
          </w:rPr>
          <w:t>Accept.</w:t>
        </w:r>
      </w:ins>
      <w:r w:rsidRPr="00642117">
        <w:rPr>
          <w:rFonts w:asciiTheme="minorHAnsi" w:hAnsiTheme="minorHAnsi"/>
        </w:rPr>
        <w:t xml:space="preserve"> </w:t>
      </w:r>
      <w:r>
        <w:rPr>
          <w:rFonts w:asciiTheme="minorHAnsi" w:hAnsiTheme="minorHAnsi"/>
        </w:rPr>
        <w:t>Transaction results are displayed on the previous entry screen.</w:t>
      </w:r>
    </w:p>
    <w:p w14:paraId="6635B547" w14:textId="77777777" w:rsidR="00453D31" w:rsidRDefault="00453D31" w:rsidP="00453D31">
      <w:pPr>
        <w:pStyle w:val="BodyText"/>
        <w:kinsoku w:val="0"/>
        <w:overflowPunct w:val="0"/>
        <w:spacing w:before="115"/>
        <w:ind w:left="720" w:right="768"/>
        <w:rPr>
          <w:rFonts w:asciiTheme="minorHAnsi" w:hAnsiTheme="minorHAnsi"/>
        </w:rPr>
      </w:pPr>
      <w:r w:rsidRPr="00642117">
        <w:rPr>
          <w:rFonts w:asciiTheme="minorHAnsi" w:hAnsiTheme="minorHAnsi"/>
        </w:rPr>
        <w:t>If this is a</w:t>
      </w:r>
      <w:r>
        <w:rPr>
          <w:rFonts w:asciiTheme="minorHAnsi" w:hAnsiTheme="minorHAnsi"/>
        </w:rPr>
        <w:t>n EMV transaction, the terminal will display the amount and your customer will receive standard terminal prompts to complete the transaction.   Please note you have 5 minutes (300 seconds) to complete the transaction or the process will decline.</w:t>
      </w:r>
    </w:p>
    <w:p w14:paraId="349A0485" w14:textId="5CB943F9" w:rsidR="003C316A" w:rsidRDefault="00453D31" w:rsidP="003C316A">
      <w:pPr>
        <w:pStyle w:val="BodyText"/>
        <w:kinsoku w:val="0"/>
        <w:overflowPunct w:val="0"/>
        <w:spacing w:before="115"/>
        <w:ind w:left="720" w:right="768"/>
        <w:jc w:val="center"/>
        <w:rPr>
          <w:rFonts w:asciiTheme="minorHAnsi" w:hAnsiTheme="minorHAnsi"/>
        </w:rPr>
      </w:pPr>
      <w:r>
        <w:rPr>
          <w:noProof/>
        </w:rPr>
        <w:drawing>
          <wp:inline distT="0" distB="0" distL="0" distR="0" wp14:anchorId="309C7F8A" wp14:editId="7ED590F8">
            <wp:extent cx="2221523" cy="1596046"/>
            <wp:effectExtent l="0" t="0" r="7620" b="444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43820" cy="1612065"/>
                    </a:xfrm>
                    <a:prstGeom prst="rect">
                      <a:avLst/>
                    </a:prstGeom>
                  </pic:spPr>
                </pic:pic>
              </a:graphicData>
            </a:graphic>
          </wp:inline>
        </w:drawing>
      </w:r>
    </w:p>
    <w:p w14:paraId="13AC2BE6" w14:textId="77777777" w:rsidR="003C316A" w:rsidRDefault="003C316A" w:rsidP="001C64B5">
      <w:pPr>
        <w:pStyle w:val="BodyText"/>
        <w:numPr>
          <w:ilvl w:val="0"/>
          <w:numId w:val="9"/>
        </w:numPr>
        <w:kinsoku w:val="0"/>
        <w:overflowPunct w:val="0"/>
        <w:spacing w:before="115"/>
        <w:ind w:right="768"/>
        <w:rPr>
          <w:rFonts w:asciiTheme="minorHAnsi" w:hAnsiTheme="minorHAnsi"/>
        </w:rPr>
      </w:pPr>
      <w:r>
        <w:rPr>
          <w:rFonts w:asciiTheme="minorHAnsi" w:hAnsiTheme="minorHAnsi"/>
        </w:rPr>
        <w:t xml:space="preserve">Upon successful payment, the entry window will close and you’ll receive a transaction status below the transaction details. </w:t>
      </w:r>
    </w:p>
    <w:p w14:paraId="4F1CD844" w14:textId="740D1C6F" w:rsidR="003C316A" w:rsidRDefault="00453D31" w:rsidP="003C316A">
      <w:pPr>
        <w:pStyle w:val="BodyText"/>
        <w:kinsoku w:val="0"/>
        <w:overflowPunct w:val="0"/>
        <w:spacing w:before="115"/>
        <w:ind w:left="720" w:right="768"/>
        <w:jc w:val="center"/>
        <w:rPr>
          <w:rFonts w:asciiTheme="minorHAnsi" w:hAnsiTheme="minorHAnsi"/>
        </w:rPr>
      </w:pPr>
      <w:r>
        <w:rPr>
          <w:noProof/>
        </w:rPr>
        <w:drawing>
          <wp:inline distT="0" distB="0" distL="0" distR="0" wp14:anchorId="1BC87D1B" wp14:editId="112C8593">
            <wp:extent cx="3296410" cy="2368062"/>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20061" cy="2385052"/>
                    </a:xfrm>
                    <a:prstGeom prst="rect">
                      <a:avLst/>
                    </a:prstGeom>
                  </pic:spPr>
                </pic:pic>
              </a:graphicData>
            </a:graphic>
          </wp:inline>
        </w:drawing>
      </w:r>
    </w:p>
    <w:p w14:paraId="2E05200F" w14:textId="62D79FF1" w:rsidR="00B634F9" w:rsidRPr="00EE3C7F" w:rsidRDefault="00B634F9" w:rsidP="00233A6C">
      <w:pPr>
        <w:pStyle w:val="Heading3"/>
        <w:rPr>
          <w:rFonts w:ascii="Raleway Light" w:hAnsi="Raleway Light"/>
        </w:rPr>
      </w:pPr>
      <w:bookmarkStart w:id="54" w:name="_Toc47302830"/>
      <w:r w:rsidRPr="00EE3C7F">
        <w:rPr>
          <w:rFonts w:ascii="Raleway Light" w:hAnsi="Raleway Light"/>
        </w:rPr>
        <w:lastRenderedPageBreak/>
        <w:t>ClickToPay Invoici</w:t>
      </w:r>
      <w:r w:rsidR="003835E4">
        <w:rPr>
          <w:rFonts w:ascii="Raleway Light" w:hAnsi="Raleway Light"/>
        </w:rPr>
        <w:t>ng (Optional)</w:t>
      </w:r>
      <w:bookmarkEnd w:id="54"/>
    </w:p>
    <w:p w14:paraId="473FA26C" w14:textId="77777777" w:rsidR="002205EE" w:rsidRDefault="002205EE" w:rsidP="001C64B5">
      <w:pPr>
        <w:pStyle w:val="ListParagraph"/>
        <w:numPr>
          <w:ilvl w:val="0"/>
          <w:numId w:val="10"/>
        </w:numPr>
      </w:pPr>
      <w:r>
        <w:t xml:space="preserve">Create invoices following your standard workflow, with </w:t>
      </w:r>
      <w:r w:rsidRPr="001D05C1">
        <w:rPr>
          <w:b/>
        </w:rPr>
        <w:t>NONE</w:t>
      </w:r>
      <w:r>
        <w:t xml:space="preserve"> as the </w:t>
      </w:r>
      <w:r w:rsidRPr="000433C9">
        <w:rPr>
          <w:b/>
        </w:rPr>
        <w:t>Deposit Payment Type</w:t>
      </w:r>
      <w:r>
        <w:t>.</w:t>
      </w:r>
    </w:p>
    <w:p w14:paraId="35A5AD6F" w14:textId="5F4C4CED" w:rsidR="002205EE" w:rsidRPr="008C556F" w:rsidRDefault="002205EE" w:rsidP="001C64B5">
      <w:pPr>
        <w:pStyle w:val="ListParagraph"/>
        <w:numPr>
          <w:ilvl w:val="0"/>
          <w:numId w:val="10"/>
        </w:numPr>
      </w:pPr>
      <w:r>
        <w:t xml:space="preserve">Printing the invoices electronically will generate the invoice emails that include the APS ClickToPay link for buyers “opted-in” to the service.    </w:t>
      </w:r>
    </w:p>
    <w:p w14:paraId="15AB988C" w14:textId="3608CBD4" w:rsidR="008A4618" w:rsidRDefault="00953A2E" w:rsidP="002205EE">
      <w:pPr>
        <w:jc w:val="center"/>
        <w:rPr>
          <w:rFonts w:ascii="Raleway Light" w:hAnsi="Raleway Light" w:cs="Arial"/>
          <w:color w:val="4A297A"/>
        </w:rPr>
      </w:pPr>
      <w:r>
        <w:rPr>
          <w:noProof/>
        </w:rPr>
        <w:drawing>
          <wp:inline distT="0" distB="0" distL="0" distR="0" wp14:anchorId="51F4DD5C" wp14:editId="39DCE2AC">
            <wp:extent cx="1266825" cy="733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66825" cy="733425"/>
                    </a:xfrm>
                    <a:prstGeom prst="rect">
                      <a:avLst/>
                    </a:prstGeom>
                  </pic:spPr>
                </pic:pic>
              </a:graphicData>
            </a:graphic>
          </wp:inline>
        </w:drawing>
      </w:r>
    </w:p>
    <w:p w14:paraId="0A806773" w14:textId="19AB42E9" w:rsidR="00453D31" w:rsidRDefault="00453D31">
      <w:pPr>
        <w:rPr>
          <w:rFonts w:ascii="Raleway Light" w:hAnsi="Raleway Light" w:cs="Arial"/>
          <w:color w:val="4A297A"/>
        </w:rPr>
      </w:pPr>
      <w:r>
        <w:rPr>
          <w:rFonts w:ascii="Raleway Light" w:hAnsi="Raleway Light" w:cs="Arial"/>
          <w:color w:val="4A297A"/>
        </w:rPr>
        <w:br w:type="page"/>
      </w:r>
    </w:p>
    <w:p w14:paraId="1377E7C2" w14:textId="471CA2C0" w:rsidR="008A4618" w:rsidRPr="00EE3C7F" w:rsidRDefault="008A4618" w:rsidP="00CE39E9">
      <w:pPr>
        <w:pStyle w:val="Heading1"/>
        <w:rPr>
          <w:rFonts w:ascii="Raleway Light" w:hAnsi="Raleway Light"/>
          <w:sz w:val="20"/>
          <w:szCs w:val="20"/>
        </w:rPr>
      </w:pPr>
      <w:bookmarkStart w:id="55" w:name="_Toc47302831"/>
      <w:r w:rsidRPr="00EE3C7F">
        <w:rPr>
          <w:rFonts w:ascii="Raleway Light" w:hAnsi="Raleway Light"/>
          <w:sz w:val="20"/>
          <w:szCs w:val="20"/>
        </w:rPr>
        <w:lastRenderedPageBreak/>
        <w:t xml:space="preserve">Chapter </w:t>
      </w:r>
      <w:r w:rsidR="002015A8">
        <w:rPr>
          <w:rFonts w:ascii="Raleway Light" w:hAnsi="Raleway Light"/>
          <w:sz w:val="20"/>
          <w:szCs w:val="20"/>
        </w:rPr>
        <w:t>5</w:t>
      </w:r>
      <w:r w:rsidRPr="00EE3C7F">
        <w:rPr>
          <w:rFonts w:ascii="Raleway Light" w:hAnsi="Raleway Light"/>
          <w:sz w:val="20"/>
          <w:szCs w:val="20"/>
        </w:rPr>
        <w:t xml:space="preserve">: </w:t>
      </w:r>
      <w:r w:rsidR="00D90EDF">
        <w:rPr>
          <w:rFonts w:ascii="Raleway Light" w:hAnsi="Raleway Light"/>
          <w:sz w:val="20"/>
          <w:szCs w:val="20"/>
        </w:rPr>
        <w:t>Accounts Receivable</w:t>
      </w:r>
      <w:r w:rsidR="00F108C3">
        <w:rPr>
          <w:rFonts w:ascii="Raleway Light" w:hAnsi="Raleway Light"/>
          <w:sz w:val="20"/>
          <w:szCs w:val="20"/>
        </w:rPr>
        <w:t xml:space="preserve"> Module</w:t>
      </w:r>
      <w:bookmarkEnd w:id="55"/>
    </w:p>
    <w:p w14:paraId="7A02C16F" w14:textId="01EF0CBF" w:rsidR="00B634F9" w:rsidRDefault="004C3779" w:rsidP="00233A6C">
      <w:pPr>
        <w:pStyle w:val="Heading3"/>
        <w:rPr>
          <w:rFonts w:ascii="Raleway Light" w:hAnsi="Raleway Light"/>
        </w:rPr>
      </w:pPr>
      <w:bookmarkStart w:id="56" w:name="_Toc47302832"/>
      <w:r>
        <w:rPr>
          <w:rFonts w:ascii="Raleway Light" w:hAnsi="Raleway Light"/>
        </w:rPr>
        <w:t>Cash Receipts Entry</w:t>
      </w:r>
      <w:bookmarkEnd w:id="56"/>
    </w:p>
    <w:p w14:paraId="56C3B5DC" w14:textId="0A1462B4" w:rsidR="00BB5C87" w:rsidRDefault="00DB653C" w:rsidP="001C64B5">
      <w:pPr>
        <w:pStyle w:val="ListParagraph"/>
        <w:numPr>
          <w:ilvl w:val="0"/>
          <w:numId w:val="7"/>
        </w:numPr>
      </w:pPr>
      <w:r>
        <w:t>Create a new Cash Receipts Deposit and enter the deposit amount</w:t>
      </w:r>
      <w:r w:rsidR="004C42EA">
        <w:t xml:space="preserve"> in the appropriate tender type’s row.</w:t>
      </w:r>
    </w:p>
    <w:p w14:paraId="2D24A08D" w14:textId="33FC032B" w:rsidR="00BB5C87" w:rsidRDefault="00BB5C87" w:rsidP="00C153EB">
      <w:pPr>
        <w:jc w:val="center"/>
      </w:pPr>
      <w:r>
        <w:rPr>
          <w:rFonts w:ascii="Times New Roman" w:hAnsi="Times New Roman" w:cs="Times New Roman"/>
          <w:b/>
          <w:bCs/>
          <w:noProof/>
          <w:sz w:val="24"/>
          <w:szCs w:val="24"/>
        </w:rPr>
        <w:drawing>
          <wp:inline distT="0" distB="0" distL="0" distR="0" wp14:anchorId="22CEFAF3" wp14:editId="10F22181">
            <wp:extent cx="2843784" cy="18288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43784" cy="1828800"/>
                    </a:xfrm>
                    <a:prstGeom prst="rect">
                      <a:avLst/>
                    </a:prstGeom>
                    <a:noFill/>
                    <a:ln>
                      <a:noFill/>
                    </a:ln>
                  </pic:spPr>
                </pic:pic>
              </a:graphicData>
            </a:graphic>
          </wp:inline>
        </w:drawing>
      </w:r>
    </w:p>
    <w:p w14:paraId="58FEDADC" w14:textId="4E70AD9F" w:rsidR="00BB5C87" w:rsidRDefault="00DB653C" w:rsidP="001C64B5">
      <w:pPr>
        <w:pStyle w:val="ListParagraph"/>
        <w:numPr>
          <w:ilvl w:val="0"/>
          <w:numId w:val="7"/>
        </w:numPr>
      </w:pPr>
      <w:r>
        <w:t>Select</w:t>
      </w:r>
      <w:r w:rsidR="00BB5C87">
        <w:t xml:space="preserve"> the </w:t>
      </w:r>
      <w:r w:rsidR="004C42EA" w:rsidRPr="006F33B3">
        <w:rPr>
          <w:b/>
        </w:rPr>
        <w:t>Customer</w:t>
      </w:r>
      <w:r w:rsidR="004C42EA">
        <w:t xml:space="preserve"> </w:t>
      </w:r>
      <w:r w:rsidR="006F33B3">
        <w:t xml:space="preserve">and </w:t>
      </w:r>
      <w:r w:rsidR="006F33B3" w:rsidRPr="00BE76D2">
        <w:rPr>
          <w:b/>
        </w:rPr>
        <w:t>Deposit</w:t>
      </w:r>
      <w:r w:rsidR="00BB5C87" w:rsidRPr="00BE76D2">
        <w:rPr>
          <w:b/>
        </w:rPr>
        <w:t xml:space="preserve"> </w:t>
      </w:r>
      <w:r w:rsidR="007E49B3" w:rsidRPr="00BE76D2">
        <w:rPr>
          <w:b/>
        </w:rPr>
        <w:t>Type</w:t>
      </w:r>
      <w:r w:rsidR="007E49B3">
        <w:t>; either</w:t>
      </w:r>
      <w:r w:rsidR="00BB5C87">
        <w:t xml:space="preserve"> Credit Card or ACH as show</w:t>
      </w:r>
      <w:r w:rsidR="004C42EA">
        <w:t xml:space="preserve">n below. </w:t>
      </w:r>
    </w:p>
    <w:p w14:paraId="441F16CB" w14:textId="77777777" w:rsidR="00BB5C87" w:rsidRDefault="00BB5C87" w:rsidP="004C42EA">
      <w:pPr>
        <w:jc w:val="center"/>
      </w:pPr>
      <w:r>
        <w:rPr>
          <w:rFonts w:ascii="Times New Roman" w:hAnsi="Times New Roman" w:cs="Times New Roman"/>
          <w:noProof/>
          <w:sz w:val="24"/>
          <w:szCs w:val="24"/>
        </w:rPr>
        <w:drawing>
          <wp:inline distT="0" distB="0" distL="0" distR="0" wp14:anchorId="7085E3B8" wp14:editId="67020AF2">
            <wp:extent cx="3638550" cy="2187256"/>
            <wp:effectExtent l="0" t="0" r="0" b="381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78608" cy="2211336"/>
                    </a:xfrm>
                    <a:prstGeom prst="rect">
                      <a:avLst/>
                    </a:prstGeom>
                    <a:noFill/>
                    <a:ln>
                      <a:noFill/>
                    </a:ln>
                  </pic:spPr>
                </pic:pic>
              </a:graphicData>
            </a:graphic>
          </wp:inline>
        </w:drawing>
      </w:r>
    </w:p>
    <w:p w14:paraId="77BA40A9" w14:textId="1E19B745" w:rsidR="00BB5C87" w:rsidRDefault="00594FD6" w:rsidP="001C64B5">
      <w:pPr>
        <w:pStyle w:val="ListParagraph"/>
        <w:numPr>
          <w:ilvl w:val="0"/>
          <w:numId w:val="7"/>
        </w:numPr>
      </w:pPr>
      <w:r>
        <w:t>Enter</w:t>
      </w:r>
      <w:r w:rsidR="00BB5C87">
        <w:t xml:space="preserve"> the details of the deposit, including invoices paid or G/L accounts to charge to.</w:t>
      </w:r>
    </w:p>
    <w:p w14:paraId="383EEE50" w14:textId="5E614234" w:rsidR="002A7B43" w:rsidRDefault="002A7B43" w:rsidP="001C64B5">
      <w:pPr>
        <w:pStyle w:val="BodyText"/>
        <w:numPr>
          <w:ilvl w:val="0"/>
          <w:numId w:val="7"/>
        </w:numPr>
        <w:kinsoku w:val="0"/>
        <w:overflowPunct w:val="0"/>
        <w:spacing w:before="99"/>
        <w:ind w:right="803"/>
        <w:rPr>
          <w:rFonts w:asciiTheme="minorHAnsi" w:hAnsiTheme="minorHAnsi"/>
        </w:rPr>
      </w:pPr>
      <w:r>
        <w:rPr>
          <w:rFonts w:asciiTheme="minorHAnsi" w:hAnsiTheme="minorHAnsi"/>
        </w:rPr>
        <w:t xml:space="preserve">Navigate to the </w:t>
      </w:r>
      <w:r w:rsidRPr="002A7B43">
        <w:rPr>
          <w:rFonts w:asciiTheme="minorHAnsi" w:hAnsiTheme="minorHAnsi"/>
          <w:b/>
        </w:rPr>
        <w:t>Payments</w:t>
      </w:r>
      <w:r>
        <w:rPr>
          <w:rFonts w:asciiTheme="minorHAnsi" w:hAnsiTheme="minorHAnsi"/>
          <w:b/>
        </w:rPr>
        <w:t xml:space="preserve"> </w:t>
      </w:r>
      <w:r>
        <w:rPr>
          <w:rFonts w:asciiTheme="minorHAnsi" w:hAnsiTheme="minorHAnsi"/>
        </w:rPr>
        <w:t>tab and enter a Payment ID for saved ACH or CC information - S</w:t>
      </w:r>
      <w:r w:rsidRPr="007F56B3">
        <w:rPr>
          <w:rFonts w:asciiTheme="minorHAnsi" w:hAnsiTheme="minorHAnsi"/>
        </w:rPr>
        <w:t xml:space="preserve">elect </w:t>
      </w:r>
      <w:r>
        <w:rPr>
          <w:rFonts w:asciiTheme="minorHAnsi" w:hAnsiTheme="minorHAnsi"/>
        </w:rPr>
        <w:t>a previously saved record</w:t>
      </w:r>
      <w:r w:rsidRPr="007F56B3">
        <w:rPr>
          <w:rFonts w:asciiTheme="minorHAnsi" w:hAnsiTheme="minorHAnsi"/>
        </w:rPr>
        <w:t xml:space="preserve"> or enter a new Payment ID </w:t>
      </w:r>
      <w:r>
        <w:rPr>
          <w:rFonts w:asciiTheme="minorHAnsi" w:hAnsiTheme="minorHAnsi"/>
        </w:rPr>
        <w:t>for new car</w:t>
      </w:r>
      <w:r w:rsidRPr="007F56B3">
        <w:rPr>
          <w:rFonts w:asciiTheme="minorHAnsi" w:hAnsiTheme="minorHAnsi"/>
        </w:rPr>
        <w:t>d or ACH information</w:t>
      </w:r>
      <w:r>
        <w:rPr>
          <w:rFonts w:asciiTheme="minorHAnsi" w:hAnsiTheme="minorHAnsi"/>
        </w:rPr>
        <w:t xml:space="preserve">. Clicking the </w:t>
      </w:r>
      <w:r w:rsidRPr="004A6265">
        <w:rPr>
          <w:rFonts w:asciiTheme="minorHAnsi" w:hAnsiTheme="minorHAnsi"/>
          <w:b/>
        </w:rPr>
        <w:t>Save</w:t>
      </w:r>
      <w:r>
        <w:rPr>
          <w:rFonts w:asciiTheme="minorHAnsi" w:hAnsiTheme="minorHAnsi"/>
        </w:rPr>
        <w:t xml:space="preserve"> checkbox will save this for future use. </w:t>
      </w:r>
    </w:p>
    <w:p w14:paraId="61495345" w14:textId="77777777" w:rsidR="002A7B43" w:rsidRDefault="002A7B43" w:rsidP="002A7B43">
      <w:pPr>
        <w:pStyle w:val="BodyText"/>
        <w:kinsoku w:val="0"/>
        <w:overflowPunct w:val="0"/>
        <w:spacing w:before="99"/>
        <w:ind w:left="720" w:right="803"/>
        <w:rPr>
          <w:rFonts w:asciiTheme="minorHAnsi" w:hAnsiTheme="minorHAnsi"/>
        </w:rPr>
      </w:pPr>
      <w:r>
        <w:rPr>
          <w:rFonts w:asciiTheme="minorHAnsi" w:hAnsiTheme="minorHAnsi"/>
        </w:rPr>
        <w:t xml:space="preserve">Enter the Payment Type for EMV or one-time transactions </w:t>
      </w:r>
    </w:p>
    <w:p w14:paraId="76E48AA6" w14:textId="77777777" w:rsidR="002A7B43" w:rsidRPr="00D91B67" w:rsidRDefault="002A7B43" w:rsidP="001C64B5">
      <w:pPr>
        <w:pStyle w:val="BodyText"/>
        <w:numPr>
          <w:ilvl w:val="0"/>
          <w:numId w:val="7"/>
        </w:numPr>
        <w:kinsoku w:val="0"/>
        <w:overflowPunct w:val="0"/>
        <w:spacing w:before="115"/>
        <w:ind w:right="768"/>
        <w:rPr>
          <w:rFonts w:asciiTheme="minorHAnsi" w:hAnsiTheme="minorHAnsi"/>
        </w:rPr>
      </w:pPr>
      <w:r>
        <w:rPr>
          <w:rFonts w:asciiTheme="minorHAnsi" w:hAnsiTheme="minorHAnsi"/>
          <w:bCs/>
        </w:rPr>
        <w:t xml:space="preserve">Click </w:t>
      </w:r>
      <w:r w:rsidRPr="004A6265">
        <w:rPr>
          <w:rFonts w:asciiTheme="minorHAnsi" w:hAnsiTheme="minorHAnsi"/>
          <w:b/>
          <w:bCs/>
        </w:rPr>
        <w:t>Submit Card/ACH Account</w:t>
      </w:r>
      <w:r w:rsidRPr="00642117">
        <w:rPr>
          <w:rFonts w:asciiTheme="minorHAnsi" w:hAnsiTheme="minorHAnsi"/>
          <w:b/>
          <w:bCs/>
        </w:rPr>
        <w:t xml:space="preserve"> – </w:t>
      </w:r>
    </w:p>
    <w:p w14:paraId="38A801E9" w14:textId="77777777" w:rsidR="002A7B43" w:rsidRDefault="002A7B43" w:rsidP="002A7B43">
      <w:pPr>
        <w:pStyle w:val="BodyText"/>
        <w:kinsoku w:val="0"/>
        <w:overflowPunct w:val="0"/>
        <w:spacing w:before="115"/>
        <w:ind w:left="720" w:right="768"/>
        <w:rPr>
          <w:rFonts w:asciiTheme="minorHAnsi" w:hAnsiTheme="minorHAnsi"/>
        </w:rPr>
      </w:pPr>
      <w:r w:rsidRPr="00642117">
        <w:rPr>
          <w:rFonts w:asciiTheme="minorHAnsi" w:hAnsiTheme="minorHAnsi"/>
        </w:rPr>
        <w:t xml:space="preserve">If this is a new card or ACH, enter the appropriate account details on screen. For existing card or ACH information, verify accuracy and </w:t>
      </w:r>
      <w:del w:id="57" w:author="Christian Woolf" w:date="2019-01-28T14:32:00Z">
        <w:r w:rsidDel="004B5808">
          <w:rPr>
            <w:rFonts w:asciiTheme="minorHAnsi" w:hAnsiTheme="minorHAnsi"/>
            <w:b/>
          </w:rPr>
          <w:delText>Accept.</w:delText>
        </w:r>
        <w:r w:rsidRPr="00642117" w:rsidDel="004B5808">
          <w:rPr>
            <w:rFonts w:asciiTheme="minorHAnsi" w:hAnsiTheme="minorHAnsi"/>
          </w:rPr>
          <w:delText>.</w:delText>
        </w:r>
      </w:del>
      <w:ins w:id="58" w:author="Christian Woolf" w:date="2019-01-28T14:32:00Z">
        <w:r>
          <w:rPr>
            <w:rFonts w:asciiTheme="minorHAnsi" w:hAnsiTheme="minorHAnsi"/>
            <w:b/>
          </w:rPr>
          <w:t>Accept.</w:t>
        </w:r>
      </w:ins>
      <w:r w:rsidRPr="00642117">
        <w:rPr>
          <w:rFonts w:asciiTheme="minorHAnsi" w:hAnsiTheme="minorHAnsi"/>
        </w:rPr>
        <w:t xml:space="preserve"> </w:t>
      </w:r>
      <w:r>
        <w:rPr>
          <w:rFonts w:asciiTheme="minorHAnsi" w:hAnsiTheme="minorHAnsi"/>
        </w:rPr>
        <w:t>Transaction results are displayed on the previous entry screen.</w:t>
      </w:r>
    </w:p>
    <w:p w14:paraId="1F2A2D9E" w14:textId="77777777" w:rsidR="00453D31" w:rsidRDefault="00453D31" w:rsidP="00453D31">
      <w:pPr>
        <w:pStyle w:val="BodyText"/>
        <w:kinsoku w:val="0"/>
        <w:overflowPunct w:val="0"/>
        <w:spacing w:before="115"/>
        <w:ind w:left="720" w:right="768"/>
        <w:rPr>
          <w:rFonts w:asciiTheme="minorHAnsi" w:hAnsiTheme="minorHAnsi"/>
        </w:rPr>
      </w:pPr>
      <w:r w:rsidRPr="00642117">
        <w:rPr>
          <w:rFonts w:asciiTheme="minorHAnsi" w:hAnsiTheme="minorHAnsi"/>
        </w:rPr>
        <w:lastRenderedPageBreak/>
        <w:t>If this is a</w:t>
      </w:r>
      <w:r>
        <w:rPr>
          <w:rFonts w:asciiTheme="minorHAnsi" w:hAnsiTheme="minorHAnsi"/>
        </w:rPr>
        <w:t>n EMV transaction, the terminal will display the amount and your customer will receive standard terminal prompts to complete the transaction.   Please note you have 5 minutes (300 seconds) to complete the transaction or the process will decline.</w:t>
      </w:r>
    </w:p>
    <w:p w14:paraId="52660FB0" w14:textId="3679AD72" w:rsidR="002A7B43" w:rsidRDefault="00453D31" w:rsidP="002A7B43">
      <w:pPr>
        <w:pStyle w:val="BodyText"/>
        <w:kinsoku w:val="0"/>
        <w:overflowPunct w:val="0"/>
        <w:spacing w:before="115"/>
        <w:ind w:left="720" w:right="768"/>
        <w:jc w:val="center"/>
        <w:rPr>
          <w:rFonts w:asciiTheme="minorHAnsi" w:hAnsiTheme="minorHAnsi"/>
        </w:rPr>
      </w:pPr>
      <w:r>
        <w:rPr>
          <w:noProof/>
        </w:rPr>
        <w:drawing>
          <wp:inline distT="0" distB="0" distL="0" distR="0" wp14:anchorId="71706D1F" wp14:editId="01172B49">
            <wp:extent cx="2221523" cy="1596046"/>
            <wp:effectExtent l="0" t="0" r="762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43820" cy="1612065"/>
                    </a:xfrm>
                    <a:prstGeom prst="rect">
                      <a:avLst/>
                    </a:prstGeom>
                  </pic:spPr>
                </pic:pic>
              </a:graphicData>
            </a:graphic>
          </wp:inline>
        </w:drawing>
      </w:r>
    </w:p>
    <w:p w14:paraId="3074C069" w14:textId="77777777" w:rsidR="002A7B43" w:rsidRDefault="002A7B43" w:rsidP="001C64B5">
      <w:pPr>
        <w:pStyle w:val="BodyText"/>
        <w:numPr>
          <w:ilvl w:val="0"/>
          <w:numId w:val="7"/>
        </w:numPr>
        <w:kinsoku w:val="0"/>
        <w:overflowPunct w:val="0"/>
        <w:spacing w:before="115"/>
        <w:ind w:right="768"/>
        <w:rPr>
          <w:rFonts w:asciiTheme="minorHAnsi" w:hAnsiTheme="minorHAnsi"/>
        </w:rPr>
      </w:pPr>
      <w:r>
        <w:rPr>
          <w:rFonts w:asciiTheme="minorHAnsi" w:hAnsiTheme="minorHAnsi"/>
        </w:rPr>
        <w:t xml:space="preserve">Upon successful payment, the entry window will close and you’ll receive a transaction status below the transaction details. </w:t>
      </w:r>
    </w:p>
    <w:p w14:paraId="0A063E16" w14:textId="41685D12" w:rsidR="002A7B43" w:rsidRDefault="002A7B43" w:rsidP="002A7B43">
      <w:pPr>
        <w:pStyle w:val="BodyText"/>
        <w:kinsoku w:val="0"/>
        <w:overflowPunct w:val="0"/>
        <w:spacing w:before="115"/>
        <w:ind w:left="720" w:right="768"/>
        <w:jc w:val="center"/>
        <w:rPr>
          <w:rFonts w:asciiTheme="minorHAnsi" w:hAnsiTheme="minorHAnsi"/>
        </w:rPr>
      </w:pPr>
    </w:p>
    <w:p w14:paraId="2227F0B9" w14:textId="3C0DC150" w:rsidR="005E5445" w:rsidRPr="00D90EDF" w:rsidRDefault="009629D2" w:rsidP="001C64B5">
      <w:pPr>
        <w:pStyle w:val="ListParagraph"/>
        <w:numPr>
          <w:ilvl w:val="0"/>
          <w:numId w:val="7"/>
        </w:numPr>
      </w:pPr>
      <w:r w:rsidRPr="00865F0A">
        <w:rPr>
          <w:b/>
        </w:rPr>
        <w:t>Submit</w:t>
      </w:r>
      <w:r>
        <w:t xml:space="preserve"> and </w:t>
      </w:r>
      <w:r w:rsidRPr="00865F0A">
        <w:rPr>
          <w:b/>
        </w:rPr>
        <w:t>Accept</w:t>
      </w:r>
      <w:r w:rsidR="004C42EA" w:rsidRPr="00865F0A">
        <w:rPr>
          <w:b/>
        </w:rPr>
        <w:t>.</w:t>
      </w:r>
    </w:p>
    <w:p w14:paraId="1CB3B76B" w14:textId="06B377FA" w:rsidR="00D90EDF" w:rsidRDefault="00D90EDF" w:rsidP="00D90EDF">
      <w:pPr>
        <w:pStyle w:val="BodyText"/>
        <w:kinsoku w:val="0"/>
        <w:overflowPunct w:val="0"/>
        <w:spacing w:before="115"/>
        <w:ind w:left="720" w:right="768"/>
        <w:jc w:val="center"/>
        <w:rPr>
          <w:rFonts w:asciiTheme="minorHAnsi" w:hAnsiTheme="minorHAnsi"/>
        </w:rPr>
      </w:pPr>
    </w:p>
    <w:p w14:paraId="5F3563CB" w14:textId="2E0E70C3" w:rsidR="00453D31" w:rsidRDefault="00453D31">
      <w:r>
        <w:br w:type="page"/>
      </w:r>
    </w:p>
    <w:p w14:paraId="3E0069D5" w14:textId="2DFBF767" w:rsidR="008A4618" w:rsidRDefault="008A4618" w:rsidP="00CE39E9">
      <w:pPr>
        <w:pStyle w:val="Heading1"/>
        <w:rPr>
          <w:rFonts w:ascii="Raleway Light" w:hAnsi="Raleway Light"/>
          <w:sz w:val="20"/>
          <w:szCs w:val="20"/>
        </w:rPr>
      </w:pPr>
      <w:bookmarkStart w:id="59" w:name="_Toc47302833"/>
      <w:r w:rsidRPr="00EE3C7F">
        <w:rPr>
          <w:rFonts w:ascii="Raleway Light" w:hAnsi="Raleway Light"/>
          <w:sz w:val="20"/>
          <w:szCs w:val="20"/>
        </w:rPr>
        <w:lastRenderedPageBreak/>
        <w:t xml:space="preserve">Chapter </w:t>
      </w:r>
      <w:r w:rsidR="002015A8">
        <w:rPr>
          <w:rFonts w:ascii="Raleway Light" w:hAnsi="Raleway Light"/>
          <w:sz w:val="20"/>
          <w:szCs w:val="20"/>
        </w:rPr>
        <w:t>6</w:t>
      </w:r>
      <w:r w:rsidRPr="00EE3C7F">
        <w:rPr>
          <w:rFonts w:ascii="Raleway Light" w:hAnsi="Raleway Light"/>
          <w:sz w:val="20"/>
          <w:szCs w:val="20"/>
        </w:rPr>
        <w:t xml:space="preserve">: </w:t>
      </w:r>
      <w:r w:rsidR="00B634F9" w:rsidRPr="00EE3C7F">
        <w:rPr>
          <w:rFonts w:ascii="Raleway Light" w:hAnsi="Raleway Light"/>
          <w:sz w:val="20"/>
          <w:szCs w:val="20"/>
        </w:rPr>
        <w:t>Voids &amp; Refunds</w:t>
      </w:r>
      <w:bookmarkEnd w:id="59"/>
    </w:p>
    <w:p w14:paraId="30E8EA38" w14:textId="5927D513" w:rsidR="00BB5C87" w:rsidRDefault="00A2031C" w:rsidP="00BB5C87">
      <w:pPr>
        <w:pStyle w:val="Heading3"/>
        <w:rPr>
          <w:rFonts w:ascii="Raleway Light" w:hAnsi="Raleway Light"/>
        </w:rPr>
      </w:pPr>
      <w:bookmarkStart w:id="60" w:name="_Toc47302834"/>
      <w:r>
        <w:rPr>
          <w:rFonts w:ascii="Raleway Light" w:hAnsi="Raleway Light"/>
        </w:rPr>
        <w:t>Voids</w:t>
      </w:r>
      <w:bookmarkEnd w:id="60"/>
    </w:p>
    <w:p w14:paraId="68262D71" w14:textId="72C352F0" w:rsidR="006E147E" w:rsidRDefault="006E147E" w:rsidP="006E147E">
      <w:r>
        <w:t xml:space="preserve">Transactions that need to be reversed prior to settlement are eligible </w:t>
      </w:r>
      <w:r w:rsidR="00AD000C">
        <w:t>for a VOID. This workflow require</w:t>
      </w:r>
      <w:r w:rsidR="00B15FDD">
        <w:t>s</w:t>
      </w:r>
      <w:r w:rsidR="00AD000C">
        <w:t xml:space="preserve"> the Sage </w:t>
      </w:r>
      <w:r w:rsidR="00F53A3D">
        <w:t xml:space="preserve">100 </w:t>
      </w:r>
      <w:r w:rsidR="00AD000C">
        <w:t xml:space="preserve">document to be deleted and re-entered.  </w:t>
      </w:r>
    </w:p>
    <w:p w14:paraId="3AF1080B" w14:textId="77777777" w:rsidR="005A1370" w:rsidRDefault="005A1370" w:rsidP="001C64B5">
      <w:pPr>
        <w:pStyle w:val="ListParagraph"/>
        <w:numPr>
          <w:ilvl w:val="0"/>
          <w:numId w:val="11"/>
        </w:numPr>
      </w:pPr>
      <w:r>
        <w:t xml:space="preserve">Select the Sales Order or Invoice that contains the transaction that needs to be voided and click the </w:t>
      </w:r>
      <w:r>
        <w:rPr>
          <w:b/>
        </w:rPr>
        <w:t>Delete</w:t>
      </w:r>
      <w:r>
        <w:t xml:space="preserve"> Button. </w:t>
      </w:r>
    </w:p>
    <w:p w14:paraId="0C1FAEA9" w14:textId="49A9ACD4" w:rsidR="005A1370" w:rsidRPr="006E147E" w:rsidRDefault="005A1370" w:rsidP="006E147E">
      <w:r w:rsidRPr="004151D1">
        <w:rPr>
          <w:rFonts w:ascii="Raleway Light" w:hAnsi="Raleway Light"/>
          <w:b/>
          <w:color w:val="F79521"/>
        </w:rPr>
        <w:t>*NOTE*</w:t>
      </w:r>
      <w:r w:rsidRPr="00922425">
        <w:rPr>
          <w:rFonts w:ascii="Raleway Light" w:hAnsi="Raleway Light"/>
          <w:color w:val="F79521"/>
          <w:sz w:val="24"/>
        </w:rPr>
        <w:t xml:space="preserve"> </w:t>
      </w:r>
      <w:r>
        <w:rPr>
          <w:color w:val="F79521"/>
        </w:rPr>
        <w:t xml:space="preserve">Your Sage 100 user must have the appropriate permissions to complete this task.   </w:t>
      </w:r>
    </w:p>
    <w:p w14:paraId="71E3ADEC" w14:textId="6A7D0CF1" w:rsidR="00C60A61" w:rsidRDefault="00453D31" w:rsidP="001C64B5">
      <w:pPr>
        <w:pStyle w:val="ListParagraph"/>
        <w:numPr>
          <w:ilvl w:val="0"/>
          <w:numId w:val="11"/>
        </w:numPr>
      </w:pPr>
      <w:r>
        <w:t>You will</w:t>
      </w:r>
      <w:r w:rsidR="00C60A61">
        <w:t xml:space="preserve"> be prompted with the following options:</w:t>
      </w:r>
    </w:p>
    <w:p w14:paraId="587FD8C7" w14:textId="5D214C8A" w:rsidR="00AD000C" w:rsidRDefault="00AD000C" w:rsidP="00AD000C">
      <w:pPr>
        <w:pStyle w:val="ListParagraph"/>
        <w:jc w:val="center"/>
      </w:pPr>
      <w:r>
        <w:rPr>
          <w:noProof/>
        </w:rPr>
        <w:drawing>
          <wp:inline distT="0" distB="0" distL="0" distR="0" wp14:anchorId="63A0D8D5" wp14:editId="3B43275A">
            <wp:extent cx="4537733" cy="12382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59735" cy="1244254"/>
                    </a:xfrm>
                    <a:prstGeom prst="rect">
                      <a:avLst/>
                    </a:prstGeom>
                  </pic:spPr>
                </pic:pic>
              </a:graphicData>
            </a:graphic>
          </wp:inline>
        </w:drawing>
      </w:r>
    </w:p>
    <w:p w14:paraId="59BECCB6" w14:textId="02BF458F" w:rsidR="007E49B3" w:rsidRDefault="007E49B3" w:rsidP="007E49B3">
      <w:r>
        <w:rPr>
          <w:b/>
        </w:rPr>
        <w:t xml:space="preserve">Void- </w:t>
      </w:r>
      <w:r>
        <w:t xml:space="preserve">Voids the payment transaction with the APSPays Gateway.  </w:t>
      </w:r>
    </w:p>
    <w:p w14:paraId="07C055E3" w14:textId="23E970C2" w:rsidR="007E49B3" w:rsidRDefault="007E49B3" w:rsidP="007E49B3">
      <w:r>
        <w:rPr>
          <w:b/>
        </w:rPr>
        <w:t xml:space="preserve">Continue- </w:t>
      </w:r>
      <w:r>
        <w:t xml:space="preserve">Continue with deleting the order without voiding the payment transaction with the APSPays Gateway. </w:t>
      </w:r>
    </w:p>
    <w:p w14:paraId="61822B2A" w14:textId="5A665CD5" w:rsidR="007E49B3" w:rsidRDefault="007E49B3" w:rsidP="007E49B3">
      <w:r>
        <w:rPr>
          <w:b/>
        </w:rPr>
        <w:t>OK</w:t>
      </w:r>
      <w:r w:rsidR="00FC2F3E">
        <w:rPr>
          <w:b/>
        </w:rPr>
        <w:t xml:space="preserve">- </w:t>
      </w:r>
      <w:r w:rsidR="00FC2F3E" w:rsidRPr="00FC2F3E">
        <w:t>Return</w:t>
      </w:r>
      <w:r w:rsidRPr="00FC2F3E">
        <w:t xml:space="preserve"> </w:t>
      </w:r>
      <w:r>
        <w:t xml:space="preserve">to the data entry window without deleting the order or voiding the payment transaction with the APSPays Gateway. </w:t>
      </w:r>
    </w:p>
    <w:p w14:paraId="24043BB6" w14:textId="1B22346B" w:rsidR="00453D31" w:rsidRPr="00453D31" w:rsidRDefault="00453D31" w:rsidP="007E49B3">
      <w:r>
        <w:t xml:space="preserve">Where you just want to void the deposit or authorization, go to the </w:t>
      </w:r>
      <w:r w:rsidRPr="008C3EDE">
        <w:rPr>
          <w:b/>
          <w:bCs/>
        </w:rPr>
        <w:t>Payment</w:t>
      </w:r>
      <w:r w:rsidR="008C3EDE">
        <w:rPr>
          <w:b/>
          <w:bCs/>
        </w:rPr>
        <w:t>s</w:t>
      </w:r>
      <w:r>
        <w:t xml:space="preserve"> Tab and click on the </w:t>
      </w:r>
      <w:r>
        <w:rPr>
          <w:b/>
          <w:bCs/>
        </w:rPr>
        <w:t>Clear</w:t>
      </w:r>
      <w:r>
        <w:t xml:space="preserve"> button and press </w:t>
      </w:r>
      <w:r>
        <w:rPr>
          <w:b/>
          <w:bCs/>
        </w:rPr>
        <w:t>Accept.</w:t>
      </w:r>
      <w:r>
        <w:t xml:space="preserve">  This will invoke the void screen above but will not delete the order or invoice.</w:t>
      </w:r>
    </w:p>
    <w:p w14:paraId="5DC0DA99" w14:textId="56D47AAB" w:rsidR="00453D31" w:rsidRDefault="007926BC" w:rsidP="00453D31">
      <w:pPr>
        <w:jc w:val="center"/>
      </w:pPr>
      <w:r>
        <w:rPr>
          <w:noProof/>
        </w:rPr>
        <mc:AlternateContent>
          <mc:Choice Requires="wps">
            <w:drawing>
              <wp:anchor distT="0" distB="0" distL="114300" distR="114300" simplePos="0" relativeHeight="251676672" behindDoc="0" locked="0" layoutInCell="1" allowOverlap="1" wp14:anchorId="06898DD0" wp14:editId="778C2781">
                <wp:simplePos x="0" y="0"/>
                <wp:positionH relativeFrom="column">
                  <wp:posOffset>2315308</wp:posOffset>
                </wp:positionH>
                <wp:positionV relativeFrom="paragraph">
                  <wp:posOffset>629676</wp:posOffset>
                </wp:positionV>
                <wp:extent cx="345830" cy="263769"/>
                <wp:effectExtent l="0" t="0" r="16510" b="22225"/>
                <wp:wrapNone/>
                <wp:docPr id="274" name="Oval 274"/>
                <wp:cNvGraphicFramePr/>
                <a:graphic xmlns:a="http://schemas.openxmlformats.org/drawingml/2006/main">
                  <a:graphicData uri="http://schemas.microsoft.com/office/word/2010/wordprocessingShape">
                    <wps:wsp>
                      <wps:cNvSpPr/>
                      <wps:spPr>
                        <a:xfrm>
                          <a:off x="0" y="0"/>
                          <a:ext cx="345830" cy="26376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3E3FC5" id="Oval 274" o:spid="_x0000_s1026" style="position:absolute;margin-left:182.3pt;margin-top:49.6pt;width:27.25pt;height:20.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" filled="f" strokecolor="red" strokeweight="1pt">
                <v:stroke joinstyle="miter"/>
              </v:oval>
            </w:pict>
          </mc:Fallback>
        </mc:AlternateContent>
      </w:r>
      <w:r>
        <w:rPr>
          <w:noProof/>
        </w:rPr>
        <w:drawing>
          <wp:inline distT="0" distB="0" distL="0" distR="0" wp14:anchorId="29312953" wp14:editId="6181213F">
            <wp:extent cx="5169877" cy="989788"/>
            <wp:effectExtent l="0" t="0" r="0" b="127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13009" cy="998046"/>
                    </a:xfrm>
                    <a:prstGeom prst="rect">
                      <a:avLst/>
                    </a:prstGeom>
                  </pic:spPr>
                </pic:pic>
              </a:graphicData>
            </a:graphic>
          </wp:inline>
        </w:drawing>
      </w:r>
    </w:p>
    <w:p w14:paraId="548F06D9" w14:textId="5B95B298" w:rsidR="007926BC" w:rsidRDefault="007926BC" w:rsidP="007926BC">
      <w:r>
        <w:br w:type="page"/>
      </w:r>
    </w:p>
    <w:p w14:paraId="0967CAD9" w14:textId="77777777" w:rsidR="004C3779" w:rsidRPr="00EE3C7F" w:rsidRDefault="004C3779" w:rsidP="004C3779">
      <w:pPr>
        <w:pStyle w:val="Heading3"/>
        <w:rPr>
          <w:rFonts w:ascii="Raleway Light" w:hAnsi="Raleway Light"/>
        </w:rPr>
      </w:pPr>
      <w:bookmarkStart w:id="61" w:name="_Toc47302835"/>
      <w:r>
        <w:rPr>
          <w:rFonts w:ascii="Raleway Light" w:hAnsi="Raleway Light"/>
        </w:rPr>
        <w:lastRenderedPageBreak/>
        <w:t>Sales Order Credit Memos</w:t>
      </w:r>
      <w:bookmarkEnd w:id="61"/>
    </w:p>
    <w:p w14:paraId="6DDD8EC4" w14:textId="053BD3CB" w:rsidR="004C247E" w:rsidRDefault="004C247E" w:rsidP="004C247E">
      <w:pPr>
        <w:rPr>
          <w:rFonts w:ascii="Raleway Light" w:hAnsi="Raleway Light" w:cs="Arial"/>
        </w:rPr>
      </w:pPr>
      <w:r w:rsidRPr="009629D2">
        <w:rPr>
          <w:rFonts w:ascii="Raleway Light" w:hAnsi="Raleway Light" w:cs="Arial"/>
        </w:rPr>
        <w:t>In order to process a refund within Sage 100, the original invoice must have been paid using a</w:t>
      </w:r>
      <w:r w:rsidR="003737F8">
        <w:rPr>
          <w:rFonts w:ascii="Raleway Light" w:hAnsi="Raleway Light" w:cs="Arial"/>
        </w:rPr>
        <w:t xml:space="preserve"> saved</w:t>
      </w:r>
      <w:r w:rsidRPr="009629D2">
        <w:rPr>
          <w:rFonts w:ascii="Raleway Light" w:hAnsi="Raleway Light" w:cs="Arial"/>
        </w:rPr>
        <w:t xml:space="preserve"> </w:t>
      </w:r>
      <w:r w:rsidR="00173AED">
        <w:rPr>
          <w:rFonts w:ascii="Raleway Light" w:hAnsi="Raleway Light" w:cs="Arial"/>
        </w:rPr>
        <w:t>payment method</w:t>
      </w:r>
      <w:r w:rsidR="00F87FB6">
        <w:rPr>
          <w:rFonts w:ascii="Raleway Light" w:hAnsi="Raleway Light" w:cs="Arial"/>
        </w:rPr>
        <w:t xml:space="preserve"> </w:t>
      </w:r>
      <w:r w:rsidR="003835E4">
        <w:rPr>
          <w:rFonts w:ascii="Raleway Light" w:hAnsi="Raleway Light" w:cs="Arial"/>
        </w:rPr>
        <w:t xml:space="preserve">and the CREDIT permission must be added within the APSPays Gateway </w:t>
      </w:r>
      <w:hyperlink w:anchor="_APSPays_Gateway_Setup" w:history="1">
        <w:r w:rsidR="00953A2E" w:rsidRPr="00953A2E">
          <w:rPr>
            <w:rStyle w:val="Hyperlink"/>
            <w:rFonts w:ascii="Raleway Light" w:hAnsi="Raleway Light" w:cs="Arial"/>
            <w:color w:val="01626F"/>
          </w:rPr>
          <w:t>here</w:t>
        </w:r>
      </w:hyperlink>
      <w:r w:rsidR="00953A2E" w:rsidRPr="00953A2E">
        <w:rPr>
          <w:rFonts w:ascii="Raleway Light" w:hAnsi="Raleway Light" w:cs="Arial"/>
          <w:color w:val="01626F"/>
        </w:rPr>
        <w:t>.</w:t>
      </w:r>
      <w:r w:rsidR="00953A2E">
        <w:rPr>
          <w:rFonts w:ascii="Raleway Light" w:hAnsi="Raleway Light" w:cs="Arial"/>
        </w:rPr>
        <w:t xml:space="preserve"> </w:t>
      </w:r>
    </w:p>
    <w:p w14:paraId="1E706EC4" w14:textId="0B104431" w:rsidR="00143521" w:rsidRDefault="00143521" w:rsidP="001C64B5">
      <w:pPr>
        <w:pStyle w:val="ListParagraph"/>
        <w:numPr>
          <w:ilvl w:val="0"/>
          <w:numId w:val="12"/>
        </w:numPr>
        <w:rPr>
          <w:rFonts w:ascii="Raleway Light" w:hAnsi="Raleway Light" w:cs="Arial"/>
        </w:rPr>
      </w:pPr>
      <w:r w:rsidRPr="00143521">
        <w:rPr>
          <w:rFonts w:ascii="Raleway Light" w:hAnsi="Raleway Light" w:cs="Arial"/>
        </w:rPr>
        <w:t xml:space="preserve">Within </w:t>
      </w:r>
      <w:r w:rsidRPr="001A6004">
        <w:rPr>
          <w:rFonts w:ascii="Raleway Light" w:hAnsi="Raleway Light" w:cs="Arial"/>
          <w:b/>
        </w:rPr>
        <w:t>Sales Order&gt; Invoice Data Entry</w:t>
      </w:r>
      <w:r w:rsidRPr="00143521">
        <w:rPr>
          <w:rFonts w:ascii="Raleway Light" w:hAnsi="Raleway Light" w:cs="Arial"/>
        </w:rPr>
        <w:t xml:space="preserve">, create a document with an </w:t>
      </w:r>
      <w:r w:rsidRPr="00143521">
        <w:rPr>
          <w:rFonts w:ascii="Raleway Light" w:hAnsi="Raleway Light" w:cs="Arial"/>
          <w:b/>
        </w:rPr>
        <w:t>Invoice Type</w:t>
      </w:r>
      <w:r w:rsidRPr="00143521">
        <w:rPr>
          <w:rFonts w:ascii="Raleway Light" w:hAnsi="Raleway Light" w:cs="Arial"/>
        </w:rPr>
        <w:t xml:space="preserve"> of Credit Memo. </w:t>
      </w:r>
    </w:p>
    <w:p w14:paraId="0A14C74C" w14:textId="331928BD" w:rsidR="00B15FDD" w:rsidRPr="00143521" w:rsidRDefault="00B15FDD" w:rsidP="001C64B5">
      <w:pPr>
        <w:pStyle w:val="ListParagraph"/>
        <w:numPr>
          <w:ilvl w:val="0"/>
          <w:numId w:val="12"/>
        </w:numPr>
        <w:rPr>
          <w:rFonts w:ascii="Raleway Light" w:hAnsi="Raleway Light" w:cs="Arial"/>
        </w:rPr>
      </w:pPr>
      <w:r>
        <w:rPr>
          <w:rFonts w:ascii="Raleway Light" w:hAnsi="Raleway Light" w:cs="Arial"/>
        </w:rPr>
        <w:t xml:space="preserve">Select the Invoice to apply the refund to in the </w:t>
      </w:r>
      <w:r>
        <w:rPr>
          <w:rFonts w:ascii="Raleway Light" w:hAnsi="Raleway Light" w:cs="Arial"/>
          <w:b/>
        </w:rPr>
        <w:t>Apply to Inv No.</w:t>
      </w:r>
      <w:r>
        <w:rPr>
          <w:rFonts w:ascii="Raleway Light" w:hAnsi="Raleway Light" w:cs="Arial"/>
        </w:rPr>
        <w:t xml:space="preserve"> Field. </w:t>
      </w:r>
    </w:p>
    <w:p w14:paraId="4ABBC21E" w14:textId="5EF17F8C" w:rsidR="00143521" w:rsidRDefault="008F6573" w:rsidP="00143521">
      <w:pPr>
        <w:rPr>
          <w:rFonts w:ascii="Raleway Light" w:hAnsi="Raleway Light" w:cs="Arial"/>
        </w:rPr>
      </w:pPr>
      <w:r w:rsidRPr="004151D1">
        <w:rPr>
          <w:rFonts w:ascii="Raleway Light" w:hAnsi="Raleway Light"/>
          <w:b/>
          <w:color w:val="F79521"/>
        </w:rPr>
        <w:t>*NOTE*</w:t>
      </w:r>
      <w:r w:rsidRPr="00922425">
        <w:rPr>
          <w:rFonts w:ascii="Raleway Light" w:hAnsi="Raleway Light"/>
          <w:color w:val="F79521"/>
          <w:sz w:val="24"/>
        </w:rPr>
        <w:t xml:space="preserve"> </w:t>
      </w:r>
      <w:r>
        <w:rPr>
          <w:color w:val="F79521"/>
        </w:rPr>
        <w:t xml:space="preserve">To mitigate fraudulent </w:t>
      </w:r>
      <w:r w:rsidR="004C247E" w:rsidRPr="006364FE">
        <w:rPr>
          <w:rFonts w:ascii="Raleway Light" w:hAnsi="Raleway Light" w:cs="Arial"/>
          <w:color w:val="F79521"/>
        </w:rPr>
        <w:t xml:space="preserve">transactions, credit card processing does not post a credit to a card without applying the credit memo to the associated </w:t>
      </w:r>
      <w:r w:rsidR="00143521" w:rsidRPr="006364FE">
        <w:rPr>
          <w:rFonts w:ascii="Raleway Light" w:hAnsi="Raleway Light" w:cs="Arial"/>
          <w:color w:val="F79521"/>
        </w:rPr>
        <w:t>invoice.</w:t>
      </w:r>
      <w:r w:rsidR="00143521">
        <w:rPr>
          <w:rFonts w:ascii="Raleway Light" w:hAnsi="Raleway Light" w:cs="Arial"/>
          <w:color w:val="F79521"/>
        </w:rPr>
        <w:t xml:space="preserve"> </w:t>
      </w:r>
      <w:r w:rsidR="002C5B72">
        <w:rPr>
          <w:rFonts w:ascii="Raleway Light" w:hAnsi="Raleway Light" w:cs="Arial"/>
          <w:color w:val="F79521"/>
        </w:rPr>
        <w:t xml:space="preserve">EMV transactions are not supported for this document type. </w:t>
      </w:r>
    </w:p>
    <w:p w14:paraId="0F1F97D5" w14:textId="630F9FA7" w:rsidR="00143521" w:rsidRDefault="00143521" w:rsidP="005E5445">
      <w:pPr>
        <w:pStyle w:val="ListParagraph"/>
        <w:jc w:val="center"/>
        <w:rPr>
          <w:rFonts w:ascii="Raleway Light" w:hAnsi="Raleway Light" w:cs="Arial"/>
        </w:rPr>
      </w:pPr>
      <w:r>
        <w:rPr>
          <w:noProof/>
        </w:rPr>
        <w:drawing>
          <wp:inline distT="0" distB="0" distL="0" distR="0" wp14:anchorId="186C68F8" wp14:editId="640EF73E">
            <wp:extent cx="3685032" cy="2743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85032" cy="2743200"/>
                    </a:xfrm>
                    <a:prstGeom prst="rect">
                      <a:avLst/>
                    </a:prstGeom>
                  </pic:spPr>
                </pic:pic>
              </a:graphicData>
            </a:graphic>
          </wp:inline>
        </w:drawing>
      </w:r>
    </w:p>
    <w:p w14:paraId="696CAB99" w14:textId="7715D45A" w:rsidR="00A46C2E" w:rsidRDefault="00A46C2E" w:rsidP="001C64B5">
      <w:pPr>
        <w:pStyle w:val="ListParagraph"/>
        <w:numPr>
          <w:ilvl w:val="0"/>
          <w:numId w:val="12"/>
        </w:numPr>
        <w:rPr>
          <w:rFonts w:ascii="Raleway Light" w:hAnsi="Raleway Light" w:cs="Arial"/>
        </w:rPr>
      </w:pPr>
      <w:r>
        <w:rPr>
          <w:rFonts w:ascii="Raleway Light" w:hAnsi="Raleway Light" w:cs="Arial"/>
        </w:rPr>
        <w:t xml:space="preserve">Enter the items to be credited on the Lines tab as </w:t>
      </w:r>
      <w:r w:rsidRPr="00143521">
        <w:rPr>
          <w:rFonts w:ascii="Raleway Light" w:hAnsi="Raleway Light" w:cs="Arial"/>
        </w:rPr>
        <w:t>positive amounts</w:t>
      </w:r>
      <w:r>
        <w:rPr>
          <w:rFonts w:ascii="Raleway Light" w:hAnsi="Raleway Light" w:cs="Arial"/>
        </w:rPr>
        <w:t>.</w:t>
      </w:r>
    </w:p>
    <w:p w14:paraId="1B807489" w14:textId="18F1588C" w:rsidR="00A46C2E" w:rsidRDefault="00A46C2E" w:rsidP="001C64B5">
      <w:pPr>
        <w:pStyle w:val="ListParagraph"/>
        <w:numPr>
          <w:ilvl w:val="0"/>
          <w:numId w:val="12"/>
        </w:numPr>
        <w:rPr>
          <w:rFonts w:ascii="Raleway Light" w:hAnsi="Raleway Light" w:cs="Arial"/>
        </w:rPr>
      </w:pPr>
      <w:r>
        <w:rPr>
          <w:rFonts w:ascii="Raleway Light" w:hAnsi="Raleway Light" w:cs="Arial"/>
        </w:rPr>
        <w:t xml:space="preserve">Clicking </w:t>
      </w:r>
      <w:r w:rsidRPr="00A46C2E">
        <w:rPr>
          <w:rFonts w:ascii="Raleway Light" w:hAnsi="Raleway Light" w:cs="Arial"/>
          <w:b/>
        </w:rPr>
        <w:t>Accept</w:t>
      </w:r>
      <w:r w:rsidRPr="00143521">
        <w:rPr>
          <w:rFonts w:ascii="Raleway Light" w:hAnsi="Raleway Light" w:cs="Arial"/>
        </w:rPr>
        <w:t xml:space="preserve"> to save the credit memo invoice</w:t>
      </w:r>
      <w:r>
        <w:rPr>
          <w:rFonts w:ascii="Raleway Light" w:hAnsi="Raleway Light" w:cs="Arial"/>
        </w:rPr>
        <w:t xml:space="preserve"> will also queue the refund transaction to be issued when the </w:t>
      </w:r>
      <w:r w:rsidRPr="003737F8">
        <w:rPr>
          <w:rFonts w:ascii="Raleway Light" w:hAnsi="Raleway Light" w:cs="Arial"/>
        </w:rPr>
        <w:t xml:space="preserve">Daily Sales Reports/Updates (Sales Journal) </w:t>
      </w:r>
      <w:r>
        <w:rPr>
          <w:rFonts w:ascii="Raleway Light" w:hAnsi="Raleway Light" w:cs="Arial"/>
        </w:rPr>
        <w:t>is run.</w:t>
      </w:r>
    </w:p>
    <w:p w14:paraId="7DDEB8D7" w14:textId="180B642B" w:rsidR="007926BC" w:rsidRDefault="007926BC">
      <w:pPr>
        <w:rPr>
          <w:rFonts w:ascii="Raleway Light" w:hAnsi="Raleway Light" w:cs="Arial"/>
        </w:rPr>
      </w:pPr>
      <w:r>
        <w:rPr>
          <w:rFonts w:ascii="Raleway Light" w:hAnsi="Raleway Light" w:cs="Arial"/>
        </w:rPr>
        <w:br w:type="page"/>
      </w:r>
    </w:p>
    <w:p w14:paraId="645A05A8" w14:textId="0D2D0EA4" w:rsidR="00B634F9" w:rsidRPr="00EE3C7F" w:rsidRDefault="00B634F9" w:rsidP="00CE39E9">
      <w:pPr>
        <w:pStyle w:val="Heading1"/>
        <w:rPr>
          <w:rFonts w:ascii="Raleway Light" w:hAnsi="Raleway Light"/>
          <w:sz w:val="20"/>
          <w:szCs w:val="20"/>
        </w:rPr>
      </w:pPr>
      <w:bookmarkStart w:id="62" w:name="_Toc47302836"/>
      <w:r w:rsidRPr="00EE3C7F">
        <w:rPr>
          <w:rFonts w:ascii="Raleway Light" w:hAnsi="Raleway Light"/>
          <w:sz w:val="20"/>
          <w:szCs w:val="20"/>
        </w:rPr>
        <w:lastRenderedPageBreak/>
        <w:t xml:space="preserve">Chapter </w:t>
      </w:r>
      <w:r w:rsidR="002015A8">
        <w:rPr>
          <w:rFonts w:ascii="Raleway Light" w:hAnsi="Raleway Light"/>
          <w:sz w:val="20"/>
          <w:szCs w:val="20"/>
        </w:rPr>
        <w:t>7</w:t>
      </w:r>
      <w:r w:rsidRPr="00EE3C7F">
        <w:rPr>
          <w:rFonts w:ascii="Raleway Light" w:hAnsi="Raleway Light"/>
          <w:sz w:val="20"/>
          <w:szCs w:val="20"/>
        </w:rPr>
        <w:t>: Report &amp; Reconciliation</w:t>
      </w:r>
      <w:bookmarkEnd w:id="62"/>
    </w:p>
    <w:p w14:paraId="6C97FA56" w14:textId="14AA4649" w:rsidR="004C3779" w:rsidRDefault="00E467E2" w:rsidP="004C3779">
      <w:pPr>
        <w:pStyle w:val="Heading3"/>
        <w:rPr>
          <w:rFonts w:ascii="Raleway Light" w:hAnsi="Raleway Light"/>
        </w:rPr>
      </w:pPr>
      <w:bookmarkStart w:id="63" w:name="_Toc47302837"/>
      <w:r>
        <w:rPr>
          <w:rFonts w:ascii="Raleway Light" w:hAnsi="Raleway Light"/>
        </w:rPr>
        <w:t>APSPays</w:t>
      </w:r>
      <w:r w:rsidR="004C3779">
        <w:rPr>
          <w:rFonts w:ascii="Raleway Light" w:hAnsi="Raleway Light"/>
        </w:rPr>
        <w:t xml:space="preserve"> Credit Card and ACH Settlement Report</w:t>
      </w:r>
      <w:bookmarkEnd w:id="63"/>
    </w:p>
    <w:p w14:paraId="1D6B9C32" w14:textId="760AE19E" w:rsidR="004C3779" w:rsidRDefault="007926BC" w:rsidP="004C3779">
      <w:r>
        <w:t>To</w:t>
      </w:r>
      <w:r w:rsidR="004C3779">
        <w:t xml:space="preserve"> facilitate reconciling deposits from the credit card or ACH bank, a new settlement report is on the </w:t>
      </w:r>
      <w:r w:rsidR="004C3779" w:rsidRPr="009C5B9D">
        <w:rPr>
          <w:b/>
        </w:rPr>
        <w:t>Accounts Receivable</w:t>
      </w:r>
      <w:r w:rsidR="004C3779">
        <w:t xml:space="preserve">&gt; </w:t>
      </w:r>
      <w:r w:rsidR="004C3779" w:rsidRPr="009C5B9D">
        <w:rPr>
          <w:b/>
        </w:rPr>
        <w:t>Reports</w:t>
      </w:r>
      <w:r w:rsidR="004C3779">
        <w:t xml:space="preserve"> menu.</w:t>
      </w:r>
    </w:p>
    <w:p w14:paraId="4FC3CAA3" w14:textId="6DEB3DBB" w:rsidR="009C5B9D" w:rsidRDefault="009C5B9D" w:rsidP="009C5B9D">
      <w:pPr>
        <w:jc w:val="center"/>
      </w:pPr>
      <w:r>
        <w:rPr>
          <w:noProof/>
        </w:rPr>
        <w:drawing>
          <wp:inline distT="0" distB="0" distL="0" distR="0" wp14:anchorId="74AC1D9A" wp14:editId="2F1CFCE5">
            <wp:extent cx="4754650" cy="109537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65576" cy="1097892"/>
                    </a:xfrm>
                    <a:prstGeom prst="rect">
                      <a:avLst/>
                    </a:prstGeom>
                  </pic:spPr>
                </pic:pic>
              </a:graphicData>
            </a:graphic>
          </wp:inline>
        </w:drawing>
      </w:r>
    </w:p>
    <w:p w14:paraId="4453F3D2" w14:textId="7EC0E835" w:rsidR="004C3779" w:rsidRDefault="004C3779" w:rsidP="004C3779">
      <w:pPr>
        <w:spacing w:after="230" w:line="239" w:lineRule="auto"/>
        <w:ind w:right="-11"/>
        <w:jc w:val="both"/>
        <w:rPr>
          <w:color w:val="F79521"/>
        </w:rPr>
      </w:pPr>
      <w:r w:rsidRPr="00B91F0F">
        <w:rPr>
          <w:rFonts w:ascii="Raleway Light" w:hAnsi="Raleway Light"/>
          <w:b/>
          <w:color w:val="F79521"/>
        </w:rPr>
        <w:t>*NOTE*</w:t>
      </w:r>
      <w:r w:rsidRPr="00922425">
        <w:rPr>
          <w:rFonts w:ascii="Raleway Light" w:hAnsi="Raleway Light"/>
          <w:color w:val="F79521"/>
          <w:sz w:val="24"/>
        </w:rPr>
        <w:t xml:space="preserve"> </w:t>
      </w:r>
      <w:r>
        <w:rPr>
          <w:color w:val="F79521"/>
        </w:rPr>
        <w:t xml:space="preserve">The workstation must run Internet Explorer 10 or higher </w:t>
      </w:r>
      <w:r w:rsidR="007926BC">
        <w:rPr>
          <w:color w:val="F79521"/>
        </w:rPr>
        <w:t>to</w:t>
      </w:r>
      <w:r>
        <w:rPr>
          <w:color w:val="F79521"/>
        </w:rPr>
        <w:t xml:space="preserve"> run the APSPays Settlement</w:t>
      </w:r>
      <w:r w:rsidR="00173AED">
        <w:rPr>
          <w:color w:val="F79521"/>
        </w:rPr>
        <w:t xml:space="preserve"> Report</w:t>
      </w:r>
      <w:r>
        <w:rPr>
          <w:color w:val="F79521"/>
        </w:rPr>
        <w:t xml:space="preserve">. </w:t>
      </w:r>
    </w:p>
    <w:p w14:paraId="79161646" w14:textId="77777777" w:rsidR="004C3779" w:rsidRDefault="004C3779" w:rsidP="004C3779">
      <w:r>
        <w:t>The APSPays Credit Card and ACH Settlement Report allows you to select a merchant account, your detail level preference, and a date range, then will retrieve the settled transactions for that account within the date range.</w:t>
      </w:r>
    </w:p>
    <w:p w14:paraId="5F616BD2" w14:textId="6D361105" w:rsidR="004C3779" w:rsidRDefault="004C3779" w:rsidP="004C3779">
      <w:pPr>
        <w:jc w:val="center"/>
      </w:pPr>
    </w:p>
    <w:p w14:paraId="377242D0" w14:textId="77777777" w:rsidR="004C3779" w:rsidRDefault="004C3779" w:rsidP="004C3779">
      <w:pPr>
        <w:jc w:val="center"/>
      </w:pPr>
      <w:r>
        <w:rPr>
          <w:noProof/>
        </w:rPr>
        <mc:AlternateContent>
          <mc:Choice Requires="wpg">
            <w:drawing>
              <wp:inline distT="0" distB="0" distL="0" distR="0" wp14:anchorId="4F6CDC42" wp14:editId="1E7DB8DF">
                <wp:extent cx="4320540" cy="2584450"/>
                <wp:effectExtent l="0" t="0" r="3810" b="635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0540" cy="2584450"/>
                          <a:chOff x="0" y="0"/>
                          <a:chExt cx="7456" cy="4208"/>
                        </a:xfrm>
                      </wpg:grpSpPr>
                      <wps:wsp>
                        <wps:cNvPr id="220" name="Freeform 74"/>
                        <wps:cNvSpPr>
                          <a:spLocks/>
                        </wps:cNvSpPr>
                        <wps:spPr bwMode="auto">
                          <a:xfrm>
                            <a:off x="19" y="9"/>
                            <a:ext cx="7418" cy="20"/>
                          </a:xfrm>
                          <a:custGeom>
                            <a:avLst/>
                            <a:gdLst>
                              <a:gd name="T0" fmla="*/ 0 w 7418"/>
                              <a:gd name="T1" fmla="*/ 0 h 20"/>
                              <a:gd name="T2" fmla="*/ 7417 w 7418"/>
                              <a:gd name="T3" fmla="*/ 0 h 20"/>
                            </a:gdLst>
                            <a:ahLst/>
                            <a:cxnLst>
                              <a:cxn ang="0">
                                <a:pos x="T0" y="T1"/>
                              </a:cxn>
                              <a:cxn ang="0">
                                <a:pos x="T2" y="T3"/>
                              </a:cxn>
                            </a:cxnLst>
                            <a:rect l="0" t="0" r="r" b="b"/>
                            <a:pathLst>
                              <a:path w="7418" h="20">
                                <a:moveTo>
                                  <a:pt x="0" y="0"/>
                                </a:moveTo>
                                <a:lnTo>
                                  <a:pt x="7417" y="0"/>
                                </a:lnTo>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Freeform 75"/>
                        <wps:cNvSpPr>
                          <a:spLocks/>
                        </wps:cNvSpPr>
                        <wps:spPr bwMode="auto">
                          <a:xfrm>
                            <a:off x="9" y="0"/>
                            <a:ext cx="20" cy="4189"/>
                          </a:xfrm>
                          <a:custGeom>
                            <a:avLst/>
                            <a:gdLst>
                              <a:gd name="T0" fmla="*/ 0 w 20"/>
                              <a:gd name="T1" fmla="*/ 0 h 4189"/>
                              <a:gd name="T2" fmla="*/ 0 w 20"/>
                              <a:gd name="T3" fmla="*/ 4188 h 4189"/>
                            </a:gdLst>
                            <a:ahLst/>
                            <a:cxnLst>
                              <a:cxn ang="0">
                                <a:pos x="T0" y="T1"/>
                              </a:cxn>
                              <a:cxn ang="0">
                                <a:pos x="T2" y="T3"/>
                              </a:cxn>
                            </a:cxnLst>
                            <a:rect l="0" t="0" r="r" b="b"/>
                            <a:pathLst>
                              <a:path w="20" h="4189">
                                <a:moveTo>
                                  <a:pt x="0" y="0"/>
                                </a:moveTo>
                                <a:lnTo>
                                  <a:pt x="0" y="4188"/>
                                </a:lnTo>
                              </a:path>
                            </a:pathLst>
                          </a:custGeom>
                          <a:noFill/>
                          <a:ln w="12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Freeform 76"/>
                        <wps:cNvSpPr>
                          <a:spLocks/>
                        </wps:cNvSpPr>
                        <wps:spPr bwMode="auto">
                          <a:xfrm>
                            <a:off x="7446" y="0"/>
                            <a:ext cx="20" cy="4189"/>
                          </a:xfrm>
                          <a:custGeom>
                            <a:avLst/>
                            <a:gdLst>
                              <a:gd name="T0" fmla="*/ 0 w 20"/>
                              <a:gd name="T1" fmla="*/ 0 h 4189"/>
                              <a:gd name="T2" fmla="*/ 0 w 20"/>
                              <a:gd name="T3" fmla="*/ 4188 h 4189"/>
                            </a:gdLst>
                            <a:ahLst/>
                            <a:cxnLst>
                              <a:cxn ang="0">
                                <a:pos x="T0" y="T1"/>
                              </a:cxn>
                              <a:cxn ang="0">
                                <a:pos x="T2" y="T3"/>
                              </a:cxn>
                            </a:cxnLst>
                            <a:rect l="0" t="0" r="r" b="b"/>
                            <a:pathLst>
                              <a:path w="20" h="4189">
                                <a:moveTo>
                                  <a:pt x="0" y="0"/>
                                </a:moveTo>
                                <a:lnTo>
                                  <a:pt x="0" y="4188"/>
                                </a:lnTo>
                              </a:path>
                            </a:pathLst>
                          </a:custGeom>
                          <a:noFill/>
                          <a:ln w="12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Freeform 77"/>
                        <wps:cNvSpPr>
                          <a:spLocks/>
                        </wps:cNvSpPr>
                        <wps:spPr bwMode="auto">
                          <a:xfrm>
                            <a:off x="0" y="4188"/>
                            <a:ext cx="20" cy="20"/>
                          </a:xfrm>
                          <a:custGeom>
                            <a:avLst/>
                            <a:gdLst>
                              <a:gd name="T0" fmla="*/ 0 w 20"/>
                              <a:gd name="T1" fmla="*/ 19 h 20"/>
                              <a:gd name="T2" fmla="*/ 19 w 20"/>
                              <a:gd name="T3" fmla="*/ 19 h 20"/>
                              <a:gd name="T4" fmla="*/ 19 w 20"/>
                              <a:gd name="T5" fmla="*/ 0 h 20"/>
                              <a:gd name="T6" fmla="*/ 0 w 20"/>
                              <a:gd name="T7" fmla="*/ 0 h 20"/>
                              <a:gd name="T8" fmla="*/ 0 w 20"/>
                              <a:gd name="T9" fmla="*/ 19 h 20"/>
                            </a:gdLst>
                            <a:ahLst/>
                            <a:cxnLst>
                              <a:cxn ang="0">
                                <a:pos x="T0" y="T1"/>
                              </a:cxn>
                              <a:cxn ang="0">
                                <a:pos x="T2" y="T3"/>
                              </a:cxn>
                              <a:cxn ang="0">
                                <a:pos x="T4" y="T5"/>
                              </a:cxn>
                              <a:cxn ang="0">
                                <a:pos x="T6" y="T7"/>
                              </a:cxn>
                              <a:cxn ang="0">
                                <a:pos x="T8" y="T9"/>
                              </a:cxn>
                            </a:cxnLst>
                            <a:rect l="0" t="0" r="r" b="b"/>
                            <a:pathLst>
                              <a:path w="20" h="20">
                                <a:moveTo>
                                  <a:pt x="0" y="19"/>
                                </a:moveTo>
                                <a:lnTo>
                                  <a:pt x="19" y="19"/>
                                </a:lnTo>
                                <a:lnTo>
                                  <a:pt x="19" y="0"/>
                                </a:lnTo>
                                <a:lnTo>
                                  <a:pt x="0" y="0"/>
                                </a:lnTo>
                                <a:lnTo>
                                  <a:pt x="0"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78"/>
                        <wps:cNvSpPr>
                          <a:spLocks/>
                        </wps:cNvSpPr>
                        <wps:spPr bwMode="auto">
                          <a:xfrm>
                            <a:off x="0" y="4188"/>
                            <a:ext cx="20" cy="20"/>
                          </a:xfrm>
                          <a:custGeom>
                            <a:avLst/>
                            <a:gdLst>
                              <a:gd name="T0" fmla="*/ 0 w 20"/>
                              <a:gd name="T1" fmla="*/ 19 h 20"/>
                              <a:gd name="T2" fmla="*/ 19 w 20"/>
                              <a:gd name="T3" fmla="*/ 19 h 20"/>
                              <a:gd name="T4" fmla="*/ 19 w 20"/>
                              <a:gd name="T5" fmla="*/ 0 h 20"/>
                              <a:gd name="T6" fmla="*/ 0 w 20"/>
                              <a:gd name="T7" fmla="*/ 0 h 20"/>
                              <a:gd name="T8" fmla="*/ 0 w 20"/>
                              <a:gd name="T9" fmla="*/ 19 h 20"/>
                            </a:gdLst>
                            <a:ahLst/>
                            <a:cxnLst>
                              <a:cxn ang="0">
                                <a:pos x="T0" y="T1"/>
                              </a:cxn>
                              <a:cxn ang="0">
                                <a:pos x="T2" y="T3"/>
                              </a:cxn>
                              <a:cxn ang="0">
                                <a:pos x="T4" y="T5"/>
                              </a:cxn>
                              <a:cxn ang="0">
                                <a:pos x="T6" y="T7"/>
                              </a:cxn>
                              <a:cxn ang="0">
                                <a:pos x="T8" y="T9"/>
                              </a:cxn>
                            </a:cxnLst>
                            <a:rect l="0" t="0" r="r" b="b"/>
                            <a:pathLst>
                              <a:path w="20" h="20">
                                <a:moveTo>
                                  <a:pt x="0" y="19"/>
                                </a:moveTo>
                                <a:lnTo>
                                  <a:pt x="19" y="19"/>
                                </a:lnTo>
                                <a:lnTo>
                                  <a:pt x="19" y="0"/>
                                </a:lnTo>
                                <a:lnTo>
                                  <a:pt x="0" y="0"/>
                                </a:lnTo>
                                <a:lnTo>
                                  <a:pt x="0"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79"/>
                        <wps:cNvSpPr>
                          <a:spLocks/>
                        </wps:cNvSpPr>
                        <wps:spPr bwMode="auto">
                          <a:xfrm>
                            <a:off x="19" y="4198"/>
                            <a:ext cx="7418" cy="20"/>
                          </a:xfrm>
                          <a:custGeom>
                            <a:avLst/>
                            <a:gdLst>
                              <a:gd name="T0" fmla="*/ 0 w 7418"/>
                              <a:gd name="T1" fmla="*/ 0 h 20"/>
                              <a:gd name="T2" fmla="*/ 7417 w 7418"/>
                              <a:gd name="T3" fmla="*/ 0 h 20"/>
                            </a:gdLst>
                            <a:ahLst/>
                            <a:cxnLst>
                              <a:cxn ang="0">
                                <a:pos x="T0" y="T1"/>
                              </a:cxn>
                              <a:cxn ang="0">
                                <a:pos x="T2" y="T3"/>
                              </a:cxn>
                            </a:cxnLst>
                            <a:rect l="0" t="0" r="r" b="b"/>
                            <a:pathLst>
                              <a:path w="7418" h="20">
                                <a:moveTo>
                                  <a:pt x="0" y="0"/>
                                </a:moveTo>
                                <a:lnTo>
                                  <a:pt x="7417" y="0"/>
                                </a:lnTo>
                              </a:path>
                            </a:pathLst>
                          </a:custGeom>
                          <a:noFill/>
                          <a:ln w="12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Freeform 80"/>
                        <wps:cNvSpPr>
                          <a:spLocks/>
                        </wps:cNvSpPr>
                        <wps:spPr bwMode="auto">
                          <a:xfrm>
                            <a:off x="7436" y="4188"/>
                            <a:ext cx="20" cy="20"/>
                          </a:xfrm>
                          <a:custGeom>
                            <a:avLst/>
                            <a:gdLst>
                              <a:gd name="T0" fmla="*/ 0 w 20"/>
                              <a:gd name="T1" fmla="*/ 19 h 20"/>
                              <a:gd name="T2" fmla="*/ 19 w 20"/>
                              <a:gd name="T3" fmla="*/ 19 h 20"/>
                              <a:gd name="T4" fmla="*/ 19 w 20"/>
                              <a:gd name="T5" fmla="*/ 0 h 20"/>
                              <a:gd name="T6" fmla="*/ 0 w 20"/>
                              <a:gd name="T7" fmla="*/ 0 h 20"/>
                              <a:gd name="T8" fmla="*/ 0 w 20"/>
                              <a:gd name="T9" fmla="*/ 19 h 20"/>
                            </a:gdLst>
                            <a:ahLst/>
                            <a:cxnLst>
                              <a:cxn ang="0">
                                <a:pos x="T0" y="T1"/>
                              </a:cxn>
                              <a:cxn ang="0">
                                <a:pos x="T2" y="T3"/>
                              </a:cxn>
                              <a:cxn ang="0">
                                <a:pos x="T4" y="T5"/>
                              </a:cxn>
                              <a:cxn ang="0">
                                <a:pos x="T6" y="T7"/>
                              </a:cxn>
                              <a:cxn ang="0">
                                <a:pos x="T8" y="T9"/>
                              </a:cxn>
                            </a:cxnLst>
                            <a:rect l="0" t="0" r="r" b="b"/>
                            <a:pathLst>
                              <a:path w="20" h="20">
                                <a:moveTo>
                                  <a:pt x="0" y="19"/>
                                </a:moveTo>
                                <a:lnTo>
                                  <a:pt x="19" y="19"/>
                                </a:lnTo>
                                <a:lnTo>
                                  <a:pt x="19" y="0"/>
                                </a:lnTo>
                                <a:lnTo>
                                  <a:pt x="0" y="0"/>
                                </a:lnTo>
                                <a:lnTo>
                                  <a:pt x="0"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81"/>
                        <wps:cNvSpPr>
                          <a:spLocks/>
                        </wps:cNvSpPr>
                        <wps:spPr bwMode="auto">
                          <a:xfrm>
                            <a:off x="7436" y="4188"/>
                            <a:ext cx="20" cy="20"/>
                          </a:xfrm>
                          <a:custGeom>
                            <a:avLst/>
                            <a:gdLst>
                              <a:gd name="T0" fmla="*/ 0 w 20"/>
                              <a:gd name="T1" fmla="*/ 19 h 20"/>
                              <a:gd name="T2" fmla="*/ 19 w 20"/>
                              <a:gd name="T3" fmla="*/ 19 h 20"/>
                              <a:gd name="T4" fmla="*/ 19 w 20"/>
                              <a:gd name="T5" fmla="*/ 0 h 20"/>
                              <a:gd name="T6" fmla="*/ 0 w 20"/>
                              <a:gd name="T7" fmla="*/ 0 h 20"/>
                              <a:gd name="T8" fmla="*/ 0 w 20"/>
                              <a:gd name="T9" fmla="*/ 19 h 20"/>
                            </a:gdLst>
                            <a:ahLst/>
                            <a:cxnLst>
                              <a:cxn ang="0">
                                <a:pos x="T0" y="T1"/>
                              </a:cxn>
                              <a:cxn ang="0">
                                <a:pos x="T2" y="T3"/>
                              </a:cxn>
                              <a:cxn ang="0">
                                <a:pos x="T4" y="T5"/>
                              </a:cxn>
                              <a:cxn ang="0">
                                <a:pos x="T6" y="T7"/>
                              </a:cxn>
                              <a:cxn ang="0">
                                <a:pos x="T8" y="T9"/>
                              </a:cxn>
                            </a:cxnLst>
                            <a:rect l="0" t="0" r="r" b="b"/>
                            <a:pathLst>
                              <a:path w="20" h="20">
                                <a:moveTo>
                                  <a:pt x="0" y="19"/>
                                </a:moveTo>
                                <a:lnTo>
                                  <a:pt x="19" y="19"/>
                                </a:lnTo>
                                <a:lnTo>
                                  <a:pt x="19" y="0"/>
                                </a:lnTo>
                                <a:lnTo>
                                  <a:pt x="0" y="0"/>
                                </a:lnTo>
                                <a:lnTo>
                                  <a:pt x="0"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8" name="Picture 8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20" y="16"/>
                            <a:ext cx="7420" cy="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0E7327E" id="Group 219" o:spid="_x0000_s1026" style="width:340.2pt;height:203.5pt;mso-position-horizontal-relative:char;mso-position-vertical-relative:line" coordsize="7456,4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">
                <v:shape id="Freeform 74" o:spid="_x0000_s1027" style="position:absolute;left:19;top:9;width:7418;height:20;visibility:visible;mso-wrap-style:square;v-text-anchor:top" coordsize="74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" path="m,l7417,e" filled="f" strokeweight=".96pt">
                  <v:path arrowok="t" o:connecttype="custom" o:connectlocs="0,0;7417,0" o:connectangles="0,0"/>
                </v:shape>
                <v:shape id="Freeform 75" o:spid="_x0000_s1028" style="position:absolute;left:9;width:20;height:4189;visibility:visible;mso-wrap-style:square;v-text-anchor:top" coordsize="20,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" path="m,l,4188e" filled="f" strokeweight=".33864mm">
                  <v:path arrowok="t" o:connecttype="custom" o:connectlocs="0,0;0,4188" o:connectangles="0,0"/>
                </v:shape>
                <v:shape id="Freeform 76" o:spid="_x0000_s1029" style="position:absolute;left:7446;width:20;height:4189;visibility:visible;mso-wrap-style:square;v-text-anchor:top" coordsize="20,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" path="m,l,4188e" filled="f" strokeweight=".33864mm">
                  <v:path arrowok="t" o:connecttype="custom" o:connectlocs="0,0;0,4188" o:connectangles="0,0"/>
                </v:shape>
                <v:shape id="Freeform 77" o:spid="_x0000_s1030" style="position:absolute;top:418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" path="m,19r19,l19,,,,,19xe" fillcolor="black" stroked="f">
                  <v:path arrowok="t" o:connecttype="custom" o:connectlocs="0,19;19,19;19,0;0,0;0,19" o:connectangles="0,0,0,0,0"/>
                </v:shape>
                <v:shape id="Freeform 78" o:spid="_x0000_s1031" style="position:absolute;top:418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" path="m,19r19,l19,,,,,19xe" fillcolor="black" stroked="f">
                  <v:path arrowok="t" o:connecttype="custom" o:connectlocs="0,19;19,19;19,0;0,0;0,19" o:connectangles="0,0,0,0,0"/>
                </v:shape>
                <v:shape id="Freeform 79" o:spid="_x0000_s1032" style="position:absolute;left:19;top:4198;width:7418;height:20;visibility:visible;mso-wrap-style:square;v-text-anchor:top" coordsize="74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" path="m,l7417,e" filled="f" strokeweight=".33864mm">
                  <v:path arrowok="t" o:connecttype="custom" o:connectlocs="0,0;7417,0" o:connectangles="0,0"/>
                </v:shape>
                <v:shape id="Freeform 80" o:spid="_x0000_s1033" style="position:absolute;left:7436;top:418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" path="m,19r19,l19,,,,,19xe" fillcolor="black" stroked="f">
                  <v:path arrowok="t" o:connecttype="custom" o:connectlocs="0,19;19,19;19,0;0,0;0,19" o:connectangles="0,0,0,0,0"/>
                </v:shape>
                <v:shape id="Freeform 81" o:spid="_x0000_s1034" style="position:absolute;left:7436;top:418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" path="m,19r19,l19,,,,,19xe" fillcolor="black" stroked="f">
                  <v:path arrowok="t" o:connecttype="custom" o:connectlocs="0,19;19,19;19,0;0,0;0,19" o:connectangles="0,0,0,0,0"/>
                </v:shape>
                <v:shape id="Picture 82" o:spid="_x0000_s1035" type="#_x0000_t75" style="position:absolute;left:20;top:16;width:7420;height:4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">
                  <v:imagedata r:id="rId78" o:title=""/>
                </v:shape>
                <w10:anchorlock/>
              </v:group>
            </w:pict>
          </mc:Fallback>
        </mc:AlternateContent>
      </w:r>
    </w:p>
    <w:p w14:paraId="3579F224" w14:textId="55BD6802" w:rsidR="004C3779" w:rsidRDefault="00B15FDD" w:rsidP="004C3779">
      <w:r>
        <w:t>With the date range selected</w:t>
      </w:r>
      <w:r w:rsidR="004C3779">
        <w:t>, the program will retrieve all the settled transactions for that merchant ID and match those transactions up to the journal where the transaction was completed and will print out the settlement transactions grouped by journal. The format for the report is identical to the standard Credit Card and ACH Settlement Report.</w:t>
      </w:r>
    </w:p>
    <w:p w14:paraId="774D0798" w14:textId="49992A18" w:rsidR="00B62B95" w:rsidRDefault="00B62B95" w:rsidP="00B62B95">
      <w:pPr>
        <w:jc w:val="center"/>
      </w:pPr>
      <w:r>
        <w:rPr>
          <w:noProof/>
        </w:rPr>
        <w:lastRenderedPageBreak/>
        <w:drawing>
          <wp:inline distT="0" distB="0" distL="0" distR="0" wp14:anchorId="5D2B691A" wp14:editId="13D0ACEF">
            <wp:extent cx="5038725" cy="39879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66698" cy="4010054"/>
                    </a:xfrm>
                    <a:prstGeom prst="rect">
                      <a:avLst/>
                    </a:prstGeom>
                  </pic:spPr>
                </pic:pic>
              </a:graphicData>
            </a:graphic>
          </wp:inline>
        </w:drawing>
      </w:r>
    </w:p>
    <w:p w14:paraId="0AEE5D1A" w14:textId="71705AE5" w:rsidR="007926BC" w:rsidRDefault="007926BC" w:rsidP="007926BC">
      <w:r>
        <w:br w:type="page"/>
      </w:r>
    </w:p>
    <w:p w14:paraId="224B1AFC" w14:textId="1ABA225B" w:rsidR="004C247E" w:rsidRDefault="004C247E" w:rsidP="004C247E">
      <w:pPr>
        <w:pStyle w:val="Heading3"/>
        <w:rPr>
          <w:rFonts w:ascii="Raleway Light" w:hAnsi="Raleway Light"/>
        </w:rPr>
      </w:pPr>
      <w:bookmarkStart w:id="64" w:name="_Toc47302838"/>
      <w:r>
        <w:rPr>
          <w:rFonts w:ascii="Raleway Light" w:hAnsi="Raleway Light"/>
        </w:rPr>
        <w:lastRenderedPageBreak/>
        <w:t>ClickToPay Daily Processing</w:t>
      </w:r>
      <w:r w:rsidR="003835E4">
        <w:rPr>
          <w:rFonts w:ascii="Raleway Light" w:hAnsi="Raleway Light"/>
        </w:rPr>
        <w:t xml:space="preserve"> (Optional)</w:t>
      </w:r>
      <w:bookmarkEnd w:id="64"/>
    </w:p>
    <w:p w14:paraId="2F6ACDF7" w14:textId="0412B97A" w:rsidR="004C3779" w:rsidRDefault="008F6573" w:rsidP="008F6573">
      <w:r>
        <w:t>ClickToPay reconciliation requires that a Cash Receipt Journal be created to import the payments into Sage</w:t>
      </w:r>
      <w:r w:rsidR="00F53A3D">
        <w:t xml:space="preserve"> 100</w:t>
      </w:r>
      <w:r>
        <w:t>. Its recommended</w:t>
      </w:r>
      <w:r w:rsidR="004C247E">
        <w:t xml:space="preserve"> that </w:t>
      </w:r>
      <w:r>
        <w:t>this import is performed</w:t>
      </w:r>
      <w:r w:rsidR="004C247E">
        <w:t xml:space="preserve"> </w:t>
      </w:r>
      <w:ins w:id="65" w:author="Christian Woolf" w:date="2019-01-28T14:42:00Z">
        <w:r w:rsidR="008F069C">
          <w:t xml:space="preserve">at </w:t>
        </w:r>
      </w:ins>
      <w:r w:rsidR="004C247E">
        <w:t>least once a da</w:t>
      </w:r>
      <w:ins w:id="66" w:author="Christian Woolf" w:date="2019-01-28T14:42:00Z">
        <w:r w:rsidR="008F069C">
          <w:t>y</w:t>
        </w:r>
      </w:ins>
    </w:p>
    <w:p w14:paraId="2F6C5A78" w14:textId="26DB9ABF" w:rsidR="004C247E" w:rsidRDefault="009A710B" w:rsidP="001C64B5">
      <w:pPr>
        <w:pStyle w:val="ListParagraph"/>
        <w:numPr>
          <w:ilvl w:val="0"/>
          <w:numId w:val="13"/>
        </w:numPr>
      </w:pPr>
      <w:r>
        <w:t>Start a</w:t>
      </w:r>
      <w:r w:rsidR="004C247E">
        <w:t xml:space="preserve"> new </w:t>
      </w:r>
      <w:r w:rsidR="008F6573">
        <w:t xml:space="preserve">Cash Receipts </w:t>
      </w:r>
      <w:r w:rsidR="004C247E">
        <w:t>deposit and select the bank code to use if not the default bank code. ClickToPay will not load into an existing deposit.</w:t>
      </w:r>
    </w:p>
    <w:p w14:paraId="6AD769FC" w14:textId="03C1935E" w:rsidR="004C247E" w:rsidRDefault="007926BC" w:rsidP="008F6573">
      <w:pPr>
        <w:jc w:val="center"/>
      </w:pPr>
      <w:r>
        <w:rPr>
          <w:noProof/>
        </w:rPr>
        <w:drawing>
          <wp:inline distT="0" distB="0" distL="0" distR="0" wp14:anchorId="417052A4" wp14:editId="1872B61F">
            <wp:extent cx="2971800" cy="1901679"/>
            <wp:effectExtent l="0" t="0" r="0" b="381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92097" cy="1914667"/>
                    </a:xfrm>
                    <a:prstGeom prst="rect">
                      <a:avLst/>
                    </a:prstGeom>
                  </pic:spPr>
                </pic:pic>
              </a:graphicData>
            </a:graphic>
          </wp:inline>
        </w:drawing>
      </w:r>
    </w:p>
    <w:p w14:paraId="1A444F99" w14:textId="2B9452B3" w:rsidR="003D0013" w:rsidRDefault="004C247E" w:rsidP="001C64B5">
      <w:pPr>
        <w:pStyle w:val="Default"/>
        <w:numPr>
          <w:ilvl w:val="0"/>
          <w:numId w:val="13"/>
        </w:numPr>
        <w:rPr>
          <w:rFonts w:asciiTheme="minorHAnsi" w:hAnsiTheme="minorHAnsi"/>
          <w:sz w:val="20"/>
          <w:szCs w:val="20"/>
        </w:rPr>
      </w:pPr>
      <w:r w:rsidRPr="00D44748">
        <w:rPr>
          <w:rFonts w:asciiTheme="minorHAnsi" w:hAnsiTheme="minorHAnsi"/>
          <w:sz w:val="20"/>
          <w:szCs w:val="20"/>
        </w:rPr>
        <w:t xml:space="preserve">Click on the </w:t>
      </w:r>
      <w:r w:rsidRPr="00D44748">
        <w:rPr>
          <w:rFonts w:asciiTheme="minorHAnsi" w:hAnsiTheme="minorHAnsi"/>
          <w:b/>
          <w:bCs/>
          <w:sz w:val="20"/>
          <w:szCs w:val="20"/>
        </w:rPr>
        <w:t xml:space="preserve">APS Click to Pay </w:t>
      </w:r>
      <w:r w:rsidRPr="00D44748">
        <w:rPr>
          <w:rFonts w:asciiTheme="minorHAnsi" w:hAnsiTheme="minorHAnsi"/>
          <w:sz w:val="20"/>
          <w:szCs w:val="20"/>
        </w:rPr>
        <w:t xml:space="preserve">button </w:t>
      </w:r>
      <w:r w:rsidR="008F6573" w:rsidRPr="00D44748">
        <w:rPr>
          <w:rFonts w:asciiTheme="minorHAnsi" w:hAnsiTheme="minorHAnsi"/>
          <w:sz w:val="20"/>
          <w:szCs w:val="20"/>
        </w:rPr>
        <w:t>on the bottom left to start the import.</w:t>
      </w:r>
    </w:p>
    <w:p w14:paraId="743564BB" w14:textId="3F66539E" w:rsidR="003D0013" w:rsidRDefault="003D0013" w:rsidP="003D0013">
      <w:pPr>
        <w:pStyle w:val="Default"/>
        <w:rPr>
          <w:rFonts w:asciiTheme="minorHAnsi" w:hAnsiTheme="minorHAnsi"/>
          <w:sz w:val="20"/>
          <w:szCs w:val="20"/>
        </w:rPr>
      </w:pPr>
    </w:p>
    <w:p w14:paraId="22EC2CDE" w14:textId="31DCF8F6" w:rsidR="003D0013" w:rsidRPr="00D44748" w:rsidRDefault="003D0013" w:rsidP="003D0013">
      <w:r w:rsidRPr="003D0013">
        <w:t xml:space="preserve">If there are no payments to import, </w:t>
      </w:r>
      <w:r w:rsidR="007926BC" w:rsidRPr="003D0013">
        <w:t>you will</w:t>
      </w:r>
      <w:r w:rsidRPr="003D0013">
        <w:t xml:space="preserve"> receive the popup below.</w:t>
      </w:r>
    </w:p>
    <w:p w14:paraId="128A58F4" w14:textId="77777777" w:rsidR="004C247E" w:rsidRDefault="004C247E" w:rsidP="008F6573">
      <w:pPr>
        <w:jc w:val="center"/>
      </w:pPr>
      <w:r w:rsidRPr="004C247E">
        <w:rPr>
          <w:noProof/>
        </w:rPr>
        <w:drawing>
          <wp:inline distT="0" distB="0" distL="0" distR="0" wp14:anchorId="030FF50E" wp14:editId="6B0103BC">
            <wp:extent cx="2886075" cy="99519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01160" cy="1000400"/>
                    </a:xfrm>
                    <a:prstGeom prst="rect">
                      <a:avLst/>
                    </a:prstGeom>
                    <a:noFill/>
                    <a:ln>
                      <a:noFill/>
                    </a:ln>
                  </pic:spPr>
                </pic:pic>
              </a:graphicData>
            </a:graphic>
          </wp:inline>
        </w:drawing>
      </w:r>
    </w:p>
    <w:p w14:paraId="249BF18D" w14:textId="77777777" w:rsidR="003D0013" w:rsidRDefault="004C247E" w:rsidP="003D0013">
      <w:r>
        <w:t xml:space="preserve">Otherwise, the deposit will load and </w:t>
      </w:r>
      <w:r w:rsidR="008F6573">
        <w:t xml:space="preserve">populate the deposit totals. </w:t>
      </w:r>
      <w:r w:rsidR="003D0013" w:rsidRPr="003D0013">
        <w:t>Once imported, the entries are available for review but may not be edited.</w:t>
      </w:r>
    </w:p>
    <w:p w14:paraId="1C79682B" w14:textId="67027513" w:rsidR="005D3918" w:rsidRDefault="007926BC" w:rsidP="005D3918">
      <w:pPr>
        <w:jc w:val="center"/>
      </w:pPr>
      <w:r>
        <w:rPr>
          <w:noProof/>
        </w:rPr>
        <w:drawing>
          <wp:inline distT="0" distB="0" distL="0" distR="0" wp14:anchorId="7EB0FF05" wp14:editId="61F0C981">
            <wp:extent cx="3071447" cy="1965444"/>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85479" cy="1974423"/>
                    </a:xfrm>
                    <a:prstGeom prst="rect">
                      <a:avLst/>
                    </a:prstGeom>
                  </pic:spPr>
                </pic:pic>
              </a:graphicData>
            </a:graphic>
          </wp:inline>
        </w:drawing>
      </w:r>
    </w:p>
    <w:p w14:paraId="5F902573" w14:textId="73B4844C" w:rsidR="000D3BED" w:rsidRPr="00B62B95" w:rsidRDefault="000D3BED" w:rsidP="000D3BED">
      <w:pPr>
        <w:rPr>
          <w:color w:val="F79521"/>
        </w:rPr>
      </w:pPr>
      <w:r w:rsidRPr="00B62B95">
        <w:rPr>
          <w:color w:val="F79521"/>
        </w:rPr>
        <w:lastRenderedPageBreak/>
        <w:t>*</w:t>
      </w:r>
      <w:r w:rsidR="00A175C5">
        <w:rPr>
          <w:b/>
          <w:color w:val="F79521"/>
        </w:rPr>
        <w:t>NOTE</w:t>
      </w:r>
      <w:r w:rsidRPr="00B62B95">
        <w:rPr>
          <w:color w:val="F79521"/>
        </w:rPr>
        <w:t xml:space="preserve">* </w:t>
      </w:r>
      <w:r w:rsidRPr="000D3BED">
        <w:rPr>
          <w:color w:val="F79521"/>
        </w:rPr>
        <w:t xml:space="preserve">If Multi-Currency from DSD, Inc. is installed in your Sage 100 instance, </w:t>
      </w:r>
      <w:r w:rsidR="00A7022A">
        <w:rPr>
          <w:color w:val="F79521"/>
        </w:rPr>
        <w:t>you must</w:t>
      </w:r>
      <w:r w:rsidRPr="000D3BED">
        <w:rPr>
          <w:color w:val="F79521"/>
        </w:rPr>
        <w:t xml:space="preserve"> select the currency of transactions to be imported.</w:t>
      </w:r>
    </w:p>
    <w:p w14:paraId="47D0D193" w14:textId="14C968A8" w:rsidR="003D0013" w:rsidRDefault="000D3BED" w:rsidP="003D0013">
      <w:pPr>
        <w:pStyle w:val="ListParagraph"/>
        <w:jc w:val="center"/>
      </w:pPr>
      <w:r>
        <w:rPr>
          <w:noProof/>
        </w:rPr>
        <w:drawing>
          <wp:inline distT="0" distB="0" distL="0" distR="0" wp14:anchorId="0E1A3EF5" wp14:editId="37CDF99F">
            <wp:extent cx="2171700" cy="78123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42447" cy="806689"/>
                    </a:xfrm>
                    <a:prstGeom prst="rect">
                      <a:avLst/>
                    </a:prstGeom>
                  </pic:spPr>
                </pic:pic>
              </a:graphicData>
            </a:graphic>
          </wp:inline>
        </w:drawing>
      </w:r>
    </w:p>
    <w:p w14:paraId="37AE730D" w14:textId="64523B75" w:rsidR="003D0013" w:rsidRDefault="003D0013" w:rsidP="001C64B5">
      <w:pPr>
        <w:pStyle w:val="ListParagraph"/>
        <w:numPr>
          <w:ilvl w:val="0"/>
          <w:numId w:val="13"/>
        </w:numPr>
      </w:pPr>
      <w:r>
        <w:t xml:space="preserve">Run the Cash Receipts Journal to post the transactions. </w:t>
      </w:r>
    </w:p>
    <w:p w14:paraId="41BFE460" w14:textId="0B18508C" w:rsidR="00EF3B87" w:rsidRDefault="00EF3B87">
      <w:r>
        <w:br w:type="page"/>
      </w:r>
    </w:p>
    <w:p w14:paraId="3ED6CFF2" w14:textId="77777777" w:rsidR="00EF3B87" w:rsidRDefault="00EF3B87" w:rsidP="00EF3B87"/>
    <w:p w14:paraId="701D6A2E" w14:textId="0C3046E7" w:rsidR="00B634F9" w:rsidRPr="00EE3C7F" w:rsidRDefault="00B634F9" w:rsidP="00CE39E9">
      <w:pPr>
        <w:pStyle w:val="Heading1"/>
        <w:rPr>
          <w:rFonts w:ascii="Raleway Light" w:hAnsi="Raleway Light"/>
          <w:sz w:val="20"/>
          <w:szCs w:val="20"/>
        </w:rPr>
      </w:pPr>
      <w:bookmarkStart w:id="67" w:name="_Toc47302839"/>
      <w:r w:rsidRPr="00EE3C7F">
        <w:rPr>
          <w:rFonts w:ascii="Raleway Light" w:hAnsi="Raleway Light"/>
          <w:sz w:val="20"/>
          <w:szCs w:val="20"/>
        </w:rPr>
        <w:t xml:space="preserve">Chapter </w:t>
      </w:r>
      <w:r w:rsidR="002015A8">
        <w:rPr>
          <w:rFonts w:ascii="Raleway Light" w:hAnsi="Raleway Light"/>
          <w:sz w:val="20"/>
          <w:szCs w:val="20"/>
        </w:rPr>
        <w:t>8</w:t>
      </w:r>
      <w:r w:rsidRPr="00EE3C7F">
        <w:rPr>
          <w:rFonts w:ascii="Raleway Light" w:hAnsi="Raleway Light"/>
          <w:sz w:val="20"/>
          <w:szCs w:val="20"/>
        </w:rPr>
        <w:t>: Uninstall</w:t>
      </w:r>
      <w:r w:rsidR="002A0C9B" w:rsidRPr="00EE3C7F">
        <w:rPr>
          <w:rFonts w:ascii="Raleway Light" w:hAnsi="Raleway Light"/>
          <w:sz w:val="20"/>
          <w:szCs w:val="20"/>
        </w:rPr>
        <w:t xml:space="preserve"> Process</w:t>
      </w:r>
      <w:bookmarkEnd w:id="67"/>
    </w:p>
    <w:p w14:paraId="499FA936" w14:textId="77777777" w:rsidR="003E5169" w:rsidRDefault="003E5169" w:rsidP="003E5169">
      <w:pPr>
        <w:pStyle w:val="Heading3"/>
        <w:pBdr>
          <w:top w:val="single" w:sz="6" w:space="0" w:color="4A297A" w:themeColor="accent1"/>
        </w:pBdr>
        <w:rPr>
          <w:rFonts w:ascii="Raleway Light" w:hAnsi="Raleway Light"/>
        </w:rPr>
      </w:pPr>
      <w:bookmarkStart w:id="68" w:name="_Toc534697411"/>
      <w:bookmarkStart w:id="69" w:name="_Toc47302840"/>
      <w:r>
        <w:rPr>
          <w:rFonts w:ascii="Raleway Light" w:hAnsi="Raleway Light"/>
        </w:rPr>
        <w:t>Complete APS Payments Transaction Processing</w:t>
      </w:r>
      <w:bookmarkEnd w:id="68"/>
      <w:bookmarkEnd w:id="69"/>
    </w:p>
    <w:p w14:paraId="0D2B4F91" w14:textId="32F65287" w:rsidR="003E5169" w:rsidRDefault="003E5169" w:rsidP="003E5169">
      <w:r>
        <w:t>Before uninstalling APSPays from the Sage</w:t>
      </w:r>
      <w:r w:rsidR="004B0703">
        <w:t xml:space="preserve"> </w:t>
      </w:r>
      <w:r>
        <w:t>100 instance, all open authorizations should be captured or voided.</w:t>
      </w:r>
    </w:p>
    <w:p w14:paraId="69A0A82D" w14:textId="11E70F62" w:rsidR="00060295" w:rsidRDefault="00060295" w:rsidP="00060295">
      <w:pPr>
        <w:pStyle w:val="Heading3"/>
        <w:pBdr>
          <w:top w:val="single" w:sz="6" w:space="0" w:color="4A297A" w:themeColor="accent1"/>
        </w:pBdr>
        <w:rPr>
          <w:rFonts w:ascii="Raleway Light" w:hAnsi="Raleway Light"/>
        </w:rPr>
      </w:pPr>
      <w:bookmarkStart w:id="70" w:name="_Toc534697412"/>
      <w:bookmarkStart w:id="71" w:name="_Toc47302841"/>
      <w:r>
        <w:rPr>
          <w:rFonts w:ascii="Raleway Light" w:hAnsi="Raleway Light"/>
        </w:rPr>
        <w:t xml:space="preserve">Remove </w:t>
      </w:r>
      <w:bookmarkEnd w:id="70"/>
      <w:r w:rsidR="00D029C8">
        <w:rPr>
          <w:rFonts w:ascii="Raleway Light" w:hAnsi="Raleway Light"/>
        </w:rPr>
        <w:t>t</w:t>
      </w:r>
      <w:r>
        <w:rPr>
          <w:rFonts w:ascii="Raleway Light" w:hAnsi="Raleway Light"/>
        </w:rPr>
        <w:t xml:space="preserve">he </w:t>
      </w:r>
      <w:r w:rsidR="00114072">
        <w:t xml:space="preserve">APSPays </w:t>
      </w:r>
      <w:r w:rsidR="00DB0BC7">
        <w:t>Addition</w:t>
      </w:r>
      <w:bookmarkEnd w:id="71"/>
    </w:p>
    <w:p w14:paraId="396156B2" w14:textId="21E51BD1" w:rsidR="00060295" w:rsidRDefault="007E11E1" w:rsidP="001C64B5">
      <w:pPr>
        <w:pStyle w:val="ListParagraph"/>
        <w:numPr>
          <w:ilvl w:val="0"/>
          <w:numId w:val="14"/>
        </w:numPr>
      </w:pPr>
      <w:r>
        <w:t xml:space="preserve">The </w:t>
      </w:r>
      <w:r w:rsidR="00114072">
        <w:t xml:space="preserve">APSPays </w:t>
      </w:r>
      <w:r w:rsidR="00DB0BC7">
        <w:t>Addition</w:t>
      </w:r>
      <w:r w:rsidR="00114072">
        <w:t xml:space="preserve"> </w:t>
      </w:r>
      <w:r w:rsidR="00060295">
        <w:t xml:space="preserve">can be uninstalled from Sage 100 by going to </w:t>
      </w:r>
      <w:r w:rsidR="00060295" w:rsidRPr="001A6004">
        <w:rPr>
          <w:b/>
        </w:rPr>
        <w:t>Library Master &gt; Setup &gt; Enable APS Credit Card Processing</w:t>
      </w:r>
      <w:r w:rsidR="00060295">
        <w:t>.</w:t>
      </w:r>
    </w:p>
    <w:p w14:paraId="6B588E60" w14:textId="536E6046" w:rsidR="00060295" w:rsidRDefault="00060295" w:rsidP="001C64B5">
      <w:pPr>
        <w:pStyle w:val="ListParagraph"/>
        <w:numPr>
          <w:ilvl w:val="0"/>
          <w:numId w:val="14"/>
        </w:numPr>
      </w:pPr>
      <w:r>
        <w:t xml:space="preserve">On that screen, you will see an </w:t>
      </w:r>
      <w:r>
        <w:rPr>
          <w:b/>
        </w:rPr>
        <w:t>Uninstall</w:t>
      </w:r>
      <w:r>
        <w:t xml:space="preserve"> button. Click it.</w:t>
      </w:r>
    </w:p>
    <w:p w14:paraId="144657BD" w14:textId="58217DBF" w:rsidR="00060295" w:rsidRDefault="00060295" w:rsidP="001C64B5">
      <w:pPr>
        <w:pStyle w:val="ListParagraph"/>
        <w:numPr>
          <w:ilvl w:val="0"/>
          <w:numId w:val="14"/>
        </w:numPr>
      </w:pPr>
      <w:r>
        <w:t xml:space="preserve">Once the uninstall is complete, the Sage </w:t>
      </w:r>
      <w:r w:rsidR="00F53A3D">
        <w:t xml:space="preserve">100 </w:t>
      </w:r>
      <w:r>
        <w:t xml:space="preserve">partner </w:t>
      </w:r>
      <w:r w:rsidR="008C3EDE">
        <w:rPr>
          <w:b/>
          <w:bCs/>
        </w:rPr>
        <w:t>must</w:t>
      </w:r>
      <w:r w:rsidR="007E0B4B">
        <w:t xml:space="preserve"> r</w:t>
      </w:r>
      <w:r>
        <w:t xml:space="preserve">einstall AR </w:t>
      </w:r>
      <w:r w:rsidR="008C3EDE">
        <w:t xml:space="preserve">and SO </w:t>
      </w:r>
      <w:r>
        <w:t>module from the Sage 100 CD Media</w:t>
      </w:r>
      <w:r w:rsidR="007E0B4B">
        <w:t>, r</w:t>
      </w:r>
      <w:r>
        <w:t>einstall any Product Updates</w:t>
      </w:r>
      <w:r w:rsidR="007E0B4B">
        <w:t xml:space="preserve"> and r</w:t>
      </w:r>
      <w:r>
        <w:t xml:space="preserve">einstall any other </w:t>
      </w:r>
      <w:r w:rsidR="006C3CA0">
        <w:t>third-party</w:t>
      </w:r>
      <w:r>
        <w:t xml:space="preserve"> modules.</w:t>
      </w:r>
    </w:p>
    <w:p w14:paraId="6FA0009F" w14:textId="4A543EBD" w:rsidR="00EF3B87" w:rsidRDefault="00EF3B87" w:rsidP="00EF3B87"/>
    <w:p w14:paraId="1CF7A7F0" w14:textId="38EF8B83" w:rsidR="00EF3B87" w:rsidRDefault="00EF3B87">
      <w:r>
        <w:br w:type="page"/>
      </w:r>
    </w:p>
    <w:p w14:paraId="522162E7" w14:textId="4ECCFAF9" w:rsidR="00B170AF" w:rsidRPr="00EE3C7F" w:rsidRDefault="00B170AF" w:rsidP="007601E4">
      <w:pPr>
        <w:pStyle w:val="Heading1"/>
        <w:rPr>
          <w:rFonts w:ascii="Raleway Light" w:hAnsi="Raleway Light" w:cs="Arial"/>
          <w:sz w:val="20"/>
          <w:szCs w:val="20"/>
        </w:rPr>
      </w:pPr>
      <w:bookmarkStart w:id="72" w:name="_Toc47302842"/>
      <w:r w:rsidRPr="00EE3C7F">
        <w:rPr>
          <w:rFonts w:ascii="Raleway Light" w:hAnsi="Raleway Light" w:cs="Arial"/>
          <w:sz w:val="20"/>
          <w:szCs w:val="20"/>
        </w:rPr>
        <w:lastRenderedPageBreak/>
        <w:t xml:space="preserve">Chapter </w:t>
      </w:r>
      <w:r w:rsidR="002015A8">
        <w:rPr>
          <w:rFonts w:ascii="Raleway Light" w:hAnsi="Raleway Light" w:cs="Arial"/>
          <w:sz w:val="20"/>
          <w:szCs w:val="20"/>
        </w:rPr>
        <w:t>9</w:t>
      </w:r>
      <w:r w:rsidRPr="00EE3C7F">
        <w:rPr>
          <w:rFonts w:ascii="Raleway Light" w:hAnsi="Raleway Light" w:cs="Arial"/>
          <w:sz w:val="20"/>
          <w:szCs w:val="20"/>
        </w:rPr>
        <w:t>: Resources</w:t>
      </w:r>
      <w:bookmarkEnd w:id="72"/>
    </w:p>
    <w:p w14:paraId="65DC1D4B" w14:textId="0B4AFE24" w:rsidR="007601E4" w:rsidRPr="00EE3C7F" w:rsidRDefault="007601E4" w:rsidP="007601E4">
      <w:pPr>
        <w:pStyle w:val="Heading2"/>
        <w:rPr>
          <w:rFonts w:ascii="Raleway Light" w:hAnsi="Raleway Light" w:cs="Arial"/>
          <w:color w:val="4A297A"/>
        </w:rPr>
      </w:pPr>
      <w:bookmarkStart w:id="73" w:name="_Toc47302843"/>
      <w:r w:rsidRPr="00EE3C7F">
        <w:rPr>
          <w:rFonts w:ascii="Raleway Light" w:hAnsi="Raleway Light" w:cs="Arial"/>
          <w:color w:val="4A297A"/>
        </w:rPr>
        <w:t>APSPays Gateway User Guide</w:t>
      </w:r>
      <w:bookmarkEnd w:id="73"/>
    </w:p>
    <w:p w14:paraId="485CBD3B" w14:textId="615A4DB7" w:rsidR="0043698C" w:rsidRPr="00EE3C7F" w:rsidRDefault="00B170AF" w:rsidP="00B170AF">
      <w:pPr>
        <w:rPr>
          <w:rFonts w:ascii="Raleway Light" w:hAnsi="Raleway Light" w:cs="Arial"/>
        </w:rPr>
      </w:pPr>
      <w:r w:rsidRPr="00EE3C7F">
        <w:rPr>
          <w:rFonts w:ascii="Raleway Light" w:hAnsi="Raleway Light" w:cs="Arial"/>
        </w:rPr>
        <w:t>All merchant</w:t>
      </w:r>
      <w:r w:rsidR="00A5399F" w:rsidRPr="00EE3C7F">
        <w:rPr>
          <w:rFonts w:ascii="Raleway Light" w:hAnsi="Raleway Light" w:cs="Arial"/>
        </w:rPr>
        <w:t>s</w:t>
      </w:r>
      <w:r w:rsidRPr="00EE3C7F">
        <w:rPr>
          <w:rFonts w:ascii="Raleway Light" w:hAnsi="Raleway Light" w:cs="Arial"/>
        </w:rPr>
        <w:t xml:space="preserve"> utilizing an APSPays </w:t>
      </w:r>
      <w:r w:rsidR="008B05D1" w:rsidRPr="00EE3C7F">
        <w:rPr>
          <w:rFonts w:ascii="Raleway Light" w:hAnsi="Raleway Light" w:cs="Arial"/>
        </w:rPr>
        <w:t xml:space="preserve">Gateway </w:t>
      </w:r>
      <w:r w:rsidRPr="00EE3C7F">
        <w:rPr>
          <w:rFonts w:ascii="Raleway Light" w:hAnsi="Raleway Light" w:cs="Arial"/>
        </w:rPr>
        <w:t xml:space="preserve">Integration </w:t>
      </w:r>
      <w:r w:rsidR="00FB19AC" w:rsidRPr="00EE3C7F">
        <w:rPr>
          <w:rFonts w:ascii="Raleway Light" w:hAnsi="Raleway Light" w:cs="Arial"/>
        </w:rPr>
        <w:t>are provided</w:t>
      </w:r>
      <w:r w:rsidRPr="00EE3C7F">
        <w:rPr>
          <w:rFonts w:ascii="Raleway Light" w:hAnsi="Raleway Light" w:cs="Arial"/>
        </w:rPr>
        <w:t xml:space="preserve"> </w:t>
      </w:r>
      <w:r w:rsidR="008B05D1" w:rsidRPr="00EE3C7F">
        <w:rPr>
          <w:rFonts w:ascii="Raleway Light" w:hAnsi="Raleway Light" w:cs="Arial"/>
        </w:rPr>
        <w:t xml:space="preserve">direct </w:t>
      </w:r>
      <w:r w:rsidRPr="00EE3C7F">
        <w:rPr>
          <w:rFonts w:ascii="Raleway Light" w:hAnsi="Raleway Light" w:cs="Arial"/>
        </w:rPr>
        <w:t xml:space="preserve">access to the APSPays </w:t>
      </w:r>
      <w:r w:rsidR="00A5399F" w:rsidRPr="00EE3C7F">
        <w:rPr>
          <w:rFonts w:ascii="Raleway Light" w:hAnsi="Raleway Light" w:cs="Arial"/>
        </w:rPr>
        <w:t xml:space="preserve">Gateway, which includes </w:t>
      </w:r>
      <w:r w:rsidRPr="00EE3C7F">
        <w:rPr>
          <w:rFonts w:ascii="Raleway Light" w:hAnsi="Raleway Light" w:cs="Arial"/>
        </w:rPr>
        <w:t>online reporting tools</w:t>
      </w:r>
      <w:r w:rsidR="008B05D1" w:rsidRPr="00EE3C7F">
        <w:rPr>
          <w:rFonts w:ascii="Raleway Light" w:hAnsi="Raleway Light" w:cs="Arial"/>
        </w:rPr>
        <w:t>, security options</w:t>
      </w:r>
      <w:r w:rsidR="00A5399F" w:rsidRPr="00EE3C7F">
        <w:rPr>
          <w:rFonts w:ascii="Raleway Light" w:hAnsi="Raleway Light" w:cs="Arial"/>
        </w:rPr>
        <w:t xml:space="preserve"> and a virtual terminal</w:t>
      </w:r>
      <w:r w:rsidRPr="00EE3C7F">
        <w:rPr>
          <w:rFonts w:ascii="Raleway Light" w:hAnsi="Raleway Light" w:cs="Arial"/>
        </w:rPr>
        <w:t xml:space="preserve">. </w:t>
      </w:r>
    </w:p>
    <w:p w14:paraId="28D46B5C" w14:textId="426B7DA0" w:rsidR="007601E4" w:rsidRPr="00EE3C7F" w:rsidRDefault="007601E4" w:rsidP="00B170AF">
      <w:pPr>
        <w:rPr>
          <w:rStyle w:val="Hyperlink"/>
          <w:rFonts w:ascii="Raleway Light" w:hAnsi="Raleway Light" w:cs="Arial"/>
          <w:color w:val="01626F"/>
        </w:rPr>
      </w:pPr>
      <w:r w:rsidRPr="00EE3C7F">
        <w:rPr>
          <w:rFonts w:ascii="Raleway Light" w:hAnsi="Raleway Light" w:cs="Arial"/>
        </w:rPr>
        <w:t xml:space="preserve">The </w:t>
      </w:r>
      <w:r w:rsidR="008B05D1" w:rsidRPr="00EE3C7F">
        <w:rPr>
          <w:rFonts w:ascii="Raleway Light" w:hAnsi="Raleway Light" w:cs="Arial"/>
        </w:rPr>
        <w:t xml:space="preserve">complete </w:t>
      </w:r>
      <w:r w:rsidRPr="00EE3C7F">
        <w:rPr>
          <w:rFonts w:ascii="Raleway Light" w:hAnsi="Raleway Light" w:cs="Arial"/>
        </w:rPr>
        <w:t xml:space="preserve">APSPays Gateway User Guide is available for download </w:t>
      </w:r>
      <w:hyperlink r:id="rId84" w:history="1">
        <w:r w:rsidR="00C33A54" w:rsidRPr="00C33A54">
          <w:rPr>
            <w:rStyle w:val="Hyperlink"/>
            <w:rFonts w:ascii="Raleway Light" w:hAnsi="Raleway Light" w:cs="Arial"/>
            <w:color w:val="01626F"/>
          </w:rPr>
          <w:t>here</w:t>
        </w:r>
      </w:hyperlink>
      <w:r w:rsidR="00C33A54" w:rsidRPr="00C33A54">
        <w:rPr>
          <w:rStyle w:val="Hyperlink"/>
          <w:rFonts w:ascii="Raleway Light" w:hAnsi="Raleway Light" w:cs="Arial"/>
          <w:color w:val="01626F"/>
        </w:rPr>
        <w:t>.</w:t>
      </w:r>
      <w:r w:rsidR="00C33A54">
        <w:rPr>
          <w:rStyle w:val="Hyperlink"/>
          <w:color w:val="01626F"/>
        </w:rPr>
        <w:t xml:space="preserve"> </w:t>
      </w:r>
    </w:p>
    <w:p w14:paraId="7827639D" w14:textId="77777777" w:rsidR="007601E4" w:rsidRPr="00EE3C7F" w:rsidRDefault="007601E4" w:rsidP="00DA3801">
      <w:pPr>
        <w:pStyle w:val="Heading2"/>
        <w:rPr>
          <w:rFonts w:ascii="Raleway Light" w:hAnsi="Raleway Light" w:cs="Arial"/>
          <w:color w:val="4A297A"/>
        </w:rPr>
      </w:pPr>
      <w:bookmarkStart w:id="74" w:name="_Toc47302844"/>
      <w:r w:rsidRPr="00EE3C7F">
        <w:rPr>
          <w:rFonts w:ascii="Raleway Light" w:hAnsi="Raleway Light" w:cs="Arial"/>
          <w:color w:val="4A297A"/>
        </w:rPr>
        <w:t>APSPays Login</w:t>
      </w:r>
      <w:bookmarkEnd w:id="74"/>
      <w:r w:rsidRPr="00EE3C7F">
        <w:rPr>
          <w:rFonts w:ascii="Raleway Light" w:hAnsi="Raleway Light" w:cs="Arial"/>
          <w:color w:val="4A297A"/>
        </w:rPr>
        <w:t xml:space="preserve"> </w:t>
      </w:r>
    </w:p>
    <w:p w14:paraId="1A256AE9" w14:textId="3A2E4CDC" w:rsidR="007601E4" w:rsidRDefault="008C2450" w:rsidP="00B170AF">
      <w:pPr>
        <w:rPr>
          <w:rFonts w:ascii="Raleway Light" w:hAnsi="Raleway Light" w:cs="Arial"/>
        </w:rPr>
      </w:pPr>
      <w:r w:rsidRPr="00EE3C7F">
        <w:rPr>
          <w:rFonts w:ascii="Raleway Light" w:hAnsi="Raleway Light" w:cs="Arial"/>
          <w:noProof/>
          <w:color w:val="4A297A"/>
        </w:rPr>
        <w:drawing>
          <wp:anchor distT="0" distB="0" distL="114300" distR="114300" simplePos="0" relativeHeight="251666432" behindDoc="0" locked="0" layoutInCell="1" allowOverlap="1" wp14:anchorId="07DCB2D9" wp14:editId="0731DB1F">
            <wp:simplePos x="0" y="0"/>
            <wp:positionH relativeFrom="margin">
              <wp:align>center</wp:align>
            </wp:positionH>
            <wp:positionV relativeFrom="paragraph">
              <wp:posOffset>582295</wp:posOffset>
            </wp:positionV>
            <wp:extent cx="1295400" cy="1013793"/>
            <wp:effectExtent l="0" t="0" r="0" b="0"/>
            <wp:wrapNone/>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9C55BF.tmp"/>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295400" cy="1013793"/>
                    </a:xfrm>
                    <a:prstGeom prst="rect">
                      <a:avLst/>
                    </a:prstGeom>
                  </pic:spPr>
                </pic:pic>
              </a:graphicData>
            </a:graphic>
            <wp14:sizeRelH relativeFrom="margin">
              <wp14:pctWidth>0</wp14:pctWidth>
            </wp14:sizeRelH>
            <wp14:sizeRelV relativeFrom="margin">
              <wp14:pctHeight>0</wp14:pctHeight>
            </wp14:sizeRelV>
          </wp:anchor>
        </w:drawing>
      </w:r>
      <w:r w:rsidR="007601E4" w:rsidRPr="00EE3C7F">
        <w:rPr>
          <w:rFonts w:ascii="Raleway Light" w:hAnsi="Raleway Light" w:cs="Arial"/>
        </w:rPr>
        <w:t xml:space="preserve">To </w:t>
      </w:r>
      <w:r w:rsidR="008B05D1" w:rsidRPr="00EE3C7F">
        <w:rPr>
          <w:rFonts w:ascii="Raleway Light" w:hAnsi="Raleway Light" w:cs="Arial"/>
        </w:rPr>
        <w:t>access</w:t>
      </w:r>
      <w:r w:rsidR="007601E4" w:rsidRPr="00EE3C7F">
        <w:rPr>
          <w:rFonts w:ascii="Raleway Light" w:hAnsi="Raleway Light" w:cs="Arial"/>
        </w:rPr>
        <w:t xml:space="preserve"> </w:t>
      </w:r>
      <w:r w:rsidR="00A5399F" w:rsidRPr="00EE3C7F">
        <w:rPr>
          <w:rFonts w:ascii="Raleway Light" w:hAnsi="Raleway Light" w:cs="Arial"/>
        </w:rPr>
        <w:t>the</w:t>
      </w:r>
      <w:r w:rsidR="007601E4" w:rsidRPr="00EE3C7F">
        <w:rPr>
          <w:rFonts w:ascii="Raleway Light" w:hAnsi="Raleway Light" w:cs="Arial"/>
        </w:rPr>
        <w:t xml:space="preserve"> </w:t>
      </w:r>
      <w:r w:rsidR="008B05D1" w:rsidRPr="00EE3C7F">
        <w:rPr>
          <w:rFonts w:ascii="Raleway Light" w:hAnsi="Raleway Light" w:cs="Arial"/>
        </w:rPr>
        <w:t>APSPays G</w:t>
      </w:r>
      <w:r w:rsidR="007601E4" w:rsidRPr="00EE3C7F">
        <w:rPr>
          <w:rFonts w:ascii="Raleway Light" w:hAnsi="Raleway Light" w:cs="Arial"/>
        </w:rPr>
        <w:t>ateway</w:t>
      </w:r>
      <w:r w:rsidR="00A5399F" w:rsidRPr="00EE3C7F">
        <w:rPr>
          <w:rFonts w:ascii="Raleway Light" w:hAnsi="Raleway Light" w:cs="Arial"/>
        </w:rPr>
        <w:t>,</w:t>
      </w:r>
      <w:r w:rsidR="007601E4" w:rsidRPr="00EE3C7F">
        <w:rPr>
          <w:rFonts w:ascii="Raleway Light" w:hAnsi="Raleway Light" w:cs="Arial"/>
        </w:rPr>
        <w:t xml:space="preserve"> please navigate to: </w:t>
      </w:r>
      <w:r w:rsidR="00445193" w:rsidRPr="00953A2E">
        <w:rPr>
          <w:rStyle w:val="Hyperlink"/>
          <w:rFonts w:ascii="Raleway Light" w:hAnsi="Raleway Light" w:cs="Arial"/>
          <w:color w:val="01626F"/>
        </w:rPr>
        <w:t>https://secure.apspaymentgateway.com/merchants/login</w:t>
      </w:r>
      <w:r w:rsidR="008B05D1" w:rsidRPr="00EE3C7F">
        <w:rPr>
          <w:rFonts w:ascii="Raleway Light" w:hAnsi="Raleway Light" w:cs="Arial"/>
          <w:color w:val="01626F"/>
        </w:rPr>
        <w:t xml:space="preserve"> </w:t>
      </w:r>
      <w:r w:rsidR="008B05D1" w:rsidRPr="00EE3C7F">
        <w:rPr>
          <w:rFonts w:ascii="Raleway Light" w:hAnsi="Raleway Light" w:cs="Arial"/>
        </w:rPr>
        <w:t>and provide</w:t>
      </w:r>
      <w:r w:rsidR="0095060B" w:rsidRPr="00EE3C7F">
        <w:rPr>
          <w:rFonts w:ascii="Raleway Light" w:hAnsi="Raleway Light" w:cs="Arial"/>
        </w:rPr>
        <w:t xml:space="preserve"> the username </w:t>
      </w:r>
      <w:r w:rsidR="008B05D1" w:rsidRPr="00EE3C7F">
        <w:rPr>
          <w:rFonts w:ascii="Raleway Light" w:hAnsi="Raleway Light" w:cs="Arial"/>
        </w:rPr>
        <w:t>and</w:t>
      </w:r>
      <w:r w:rsidR="0095060B" w:rsidRPr="00EE3C7F">
        <w:rPr>
          <w:rFonts w:ascii="Raleway Light" w:hAnsi="Raleway Light" w:cs="Arial"/>
        </w:rPr>
        <w:t xml:space="preserve"> password when prompted.</w:t>
      </w:r>
      <w:r w:rsidR="007601E4" w:rsidRPr="00EE3C7F">
        <w:rPr>
          <w:rFonts w:ascii="Raleway Light" w:hAnsi="Raleway Light" w:cs="Arial"/>
        </w:rPr>
        <w:t xml:space="preserve"> </w:t>
      </w:r>
      <w:r w:rsidR="0043698C" w:rsidRPr="00EE3C7F">
        <w:rPr>
          <w:rFonts w:ascii="Raleway Light" w:hAnsi="Raleway Light" w:cs="Arial"/>
        </w:rPr>
        <w:t xml:space="preserve">Google Chrome is preferred, but any modern web browser can be used. </w:t>
      </w:r>
    </w:p>
    <w:p w14:paraId="70F663DD" w14:textId="5A2FC6DD" w:rsidR="008C2450" w:rsidRDefault="008C2450" w:rsidP="00B170AF">
      <w:pPr>
        <w:rPr>
          <w:rFonts w:ascii="Raleway Light" w:hAnsi="Raleway Light" w:cs="Arial"/>
        </w:rPr>
      </w:pPr>
    </w:p>
    <w:p w14:paraId="720AC9AC" w14:textId="50CBEC1F" w:rsidR="008C2450" w:rsidRPr="00EE3C7F" w:rsidRDefault="008C2450" w:rsidP="00B170AF">
      <w:pPr>
        <w:rPr>
          <w:rFonts w:ascii="Raleway Light" w:hAnsi="Raleway Light" w:cs="Arial"/>
        </w:rPr>
      </w:pPr>
    </w:p>
    <w:p w14:paraId="28831D46" w14:textId="526C0EE6" w:rsidR="006B5F0E" w:rsidRDefault="007601E4" w:rsidP="008B05D1">
      <w:pPr>
        <w:jc w:val="center"/>
        <w:rPr>
          <w:rFonts w:ascii="Raleway Light" w:hAnsi="Raleway Light" w:cs="Arial"/>
          <w:color w:val="4A297A"/>
        </w:rPr>
      </w:pPr>
      <w:r w:rsidRPr="00EE3C7F">
        <w:rPr>
          <w:rFonts w:ascii="Raleway Light" w:hAnsi="Raleway Light" w:cs="Arial"/>
          <w:color w:val="4A297A"/>
        </w:rPr>
        <w:t xml:space="preserve"> </w:t>
      </w:r>
    </w:p>
    <w:p w14:paraId="4906DBD9" w14:textId="789DF470" w:rsidR="0043698C" w:rsidRDefault="0043698C" w:rsidP="008B05D1">
      <w:pPr>
        <w:rPr>
          <w:rFonts w:ascii="Raleway Light" w:hAnsi="Raleway Light"/>
        </w:rPr>
      </w:pPr>
      <w:r w:rsidRPr="00EE3C7F">
        <w:rPr>
          <w:rFonts w:ascii="Raleway Light" w:hAnsi="Raleway Light"/>
        </w:rPr>
        <w:t xml:space="preserve">APSPays Gateway users can email </w:t>
      </w:r>
      <w:hyperlink r:id="rId86" w:history="1">
        <w:r w:rsidRPr="00953A2E">
          <w:rPr>
            <w:rStyle w:val="Hyperlink"/>
            <w:rFonts w:ascii="Raleway Light" w:hAnsi="Raleway Light" w:cs="Arial"/>
            <w:color w:val="01626F"/>
          </w:rPr>
          <w:t>gatewaysupport@apsmerchants.com</w:t>
        </w:r>
      </w:hyperlink>
      <w:r w:rsidRPr="00EE3C7F">
        <w:rPr>
          <w:rFonts w:ascii="Raleway Light" w:hAnsi="Raleway Light"/>
        </w:rPr>
        <w:t xml:space="preserve"> to request a password reset. </w:t>
      </w:r>
    </w:p>
    <w:p w14:paraId="272CF05F" w14:textId="1D8BB33C" w:rsidR="00DA3801" w:rsidRPr="00EE3C7F" w:rsidRDefault="006B5F0E" w:rsidP="00DA3801">
      <w:pPr>
        <w:pStyle w:val="Heading2"/>
        <w:rPr>
          <w:rFonts w:ascii="Raleway Light" w:hAnsi="Raleway Light" w:cs="Arial"/>
          <w:color w:val="4A297A"/>
        </w:rPr>
      </w:pPr>
      <w:bookmarkStart w:id="75" w:name="_Toc47302845"/>
      <w:r w:rsidRPr="00EE3C7F">
        <w:rPr>
          <w:rFonts w:ascii="Raleway Light" w:hAnsi="Raleway Light" w:cs="Arial"/>
          <w:color w:val="4A297A"/>
        </w:rPr>
        <w:t xml:space="preserve">APSPays </w:t>
      </w:r>
      <w:r w:rsidR="00A11E3E">
        <w:rPr>
          <w:rFonts w:ascii="Raleway Light" w:hAnsi="Raleway Light" w:cs="Arial"/>
          <w:color w:val="4A297A"/>
        </w:rPr>
        <w:t>S</w:t>
      </w:r>
      <w:r w:rsidRPr="00EE3C7F">
        <w:rPr>
          <w:rFonts w:ascii="Raleway Light" w:hAnsi="Raleway Light" w:cs="Arial"/>
          <w:color w:val="4A297A"/>
        </w:rPr>
        <w:t>andbox</w:t>
      </w:r>
      <w:bookmarkEnd w:id="75"/>
    </w:p>
    <w:p w14:paraId="020E2C81" w14:textId="77777777" w:rsidR="006B5F0E" w:rsidRPr="00EE3C7F" w:rsidRDefault="006B5F0E" w:rsidP="006B5F0E">
      <w:pPr>
        <w:rPr>
          <w:rFonts w:ascii="Raleway Light" w:hAnsi="Raleway Light" w:cs="Arial"/>
        </w:rPr>
      </w:pPr>
      <w:r w:rsidRPr="00EE3C7F">
        <w:rPr>
          <w:rFonts w:ascii="Raleway Light" w:hAnsi="Raleway Light" w:cs="Arial"/>
        </w:rPr>
        <w:t xml:space="preserve">APS Payments has provided a shared sandbox environment for merchants whose complex software solutions require extended testing. </w:t>
      </w:r>
    </w:p>
    <w:p w14:paraId="74CE08FB" w14:textId="6CDC6E4A" w:rsidR="006B5F0E" w:rsidRPr="00001C89" w:rsidRDefault="006B5F0E" w:rsidP="006B5F0E">
      <w:pPr>
        <w:rPr>
          <w:rFonts w:ascii="Raleway Light" w:hAnsi="Raleway Light" w:cs="Arial"/>
          <w:color w:val="F79521"/>
        </w:rPr>
      </w:pPr>
      <w:r w:rsidRPr="007C106B">
        <w:rPr>
          <w:rFonts w:ascii="Raleway Light" w:hAnsi="Raleway Light" w:cs="Arial"/>
          <w:b/>
          <w:color w:val="F79521"/>
        </w:rPr>
        <w:t>*NOTE*</w:t>
      </w:r>
      <w:r w:rsidRPr="00001C89">
        <w:rPr>
          <w:rFonts w:ascii="Raleway Light" w:hAnsi="Raleway Light" w:cs="Arial"/>
          <w:color w:val="F79521"/>
        </w:rPr>
        <w:t xml:space="preserve"> </w:t>
      </w:r>
      <w:r w:rsidR="00173AED">
        <w:rPr>
          <w:rFonts w:ascii="Raleway Light" w:hAnsi="Raleway Light" w:cs="Arial"/>
          <w:color w:val="F79521"/>
        </w:rPr>
        <w:t>Payment</w:t>
      </w:r>
      <w:r w:rsidRPr="00001C89">
        <w:rPr>
          <w:rFonts w:ascii="Raleway Light" w:hAnsi="Raleway Light" w:cs="Arial"/>
          <w:color w:val="F79521"/>
        </w:rPr>
        <w:t xml:space="preserve"> information </w:t>
      </w:r>
      <w:r w:rsidR="008B05D1" w:rsidRPr="00001C89">
        <w:rPr>
          <w:rFonts w:ascii="Raleway Light" w:hAnsi="Raleway Light" w:cs="Arial"/>
          <w:color w:val="F79521"/>
        </w:rPr>
        <w:t>sent to</w:t>
      </w:r>
      <w:r w:rsidRPr="00001C89">
        <w:rPr>
          <w:rFonts w:ascii="Raleway Light" w:hAnsi="Raleway Light" w:cs="Arial"/>
          <w:color w:val="F79521"/>
        </w:rPr>
        <w:t xml:space="preserve"> this sandbox environment cannot be transferred to </w:t>
      </w:r>
      <w:r w:rsidR="008B05D1" w:rsidRPr="00001C89">
        <w:rPr>
          <w:rFonts w:ascii="Raleway Light" w:hAnsi="Raleway Light" w:cs="Arial"/>
          <w:color w:val="F79521"/>
        </w:rPr>
        <w:t>a</w:t>
      </w:r>
      <w:r w:rsidRPr="00001C89">
        <w:rPr>
          <w:rFonts w:ascii="Raleway Light" w:hAnsi="Raleway Light" w:cs="Arial"/>
          <w:color w:val="F79521"/>
        </w:rPr>
        <w:t xml:space="preserve"> live environment. To prevent loss of cardholder data, please contact APS Payments if you have any questions or concerns.</w:t>
      </w:r>
    </w:p>
    <w:p w14:paraId="1F3B8744" w14:textId="7F3A5415" w:rsidR="006B5F0E" w:rsidRPr="00EE3C7F" w:rsidRDefault="008B05D1" w:rsidP="00233A6C">
      <w:pPr>
        <w:pStyle w:val="Heading3"/>
        <w:rPr>
          <w:rFonts w:ascii="Raleway Light" w:hAnsi="Raleway Light"/>
          <w:color w:val="01626F"/>
        </w:rPr>
      </w:pPr>
      <w:bookmarkStart w:id="76" w:name="_Toc47302846"/>
      <w:r w:rsidRPr="00EE3C7F">
        <w:rPr>
          <w:rFonts w:ascii="Raleway Light" w:hAnsi="Raleway Light"/>
        </w:rPr>
        <w:t xml:space="preserve">Testing </w:t>
      </w:r>
      <w:r w:rsidR="00F74A52">
        <w:rPr>
          <w:rFonts w:ascii="Raleway Light" w:hAnsi="Raleway Light"/>
        </w:rPr>
        <w:t>I</w:t>
      </w:r>
      <w:r w:rsidR="0043698C" w:rsidRPr="00EE3C7F">
        <w:rPr>
          <w:rFonts w:ascii="Raleway Light" w:hAnsi="Raleway Light"/>
        </w:rPr>
        <w:t>nformation</w:t>
      </w:r>
      <w:bookmarkEnd w:id="76"/>
    </w:p>
    <w:tbl>
      <w:tblPr>
        <w:tblStyle w:val="GridTable7Colorful"/>
        <w:tblW w:w="9776" w:type="dxa"/>
        <w:tblInd w:w="5" w:type="dxa"/>
        <w:tblLook w:val="04A0" w:firstRow="1" w:lastRow="0" w:firstColumn="1" w:lastColumn="0" w:noHBand="0" w:noVBand="1"/>
      </w:tblPr>
      <w:tblGrid>
        <w:gridCol w:w="2731"/>
        <w:gridCol w:w="7045"/>
      </w:tblGrid>
      <w:tr w:rsidR="006B5F0E" w:rsidRPr="00EE3C7F" w14:paraId="065069EE" w14:textId="77777777" w:rsidTr="006B5F0E">
        <w:trPr>
          <w:cnfStyle w:val="100000000000" w:firstRow="1" w:lastRow="0" w:firstColumn="0" w:lastColumn="0" w:oddVBand="0" w:evenVBand="0" w:oddHBand="0" w:evenHBand="0" w:firstRowFirstColumn="0" w:firstRowLastColumn="0" w:lastRowFirstColumn="0" w:lastRowLastColumn="0"/>
          <w:trHeight w:val="147"/>
        </w:trPr>
        <w:tc>
          <w:tcPr>
            <w:cnfStyle w:val="001000000100" w:firstRow="0" w:lastRow="0" w:firstColumn="1" w:lastColumn="0" w:oddVBand="0" w:evenVBand="0" w:oddHBand="0" w:evenHBand="0" w:firstRowFirstColumn="1" w:firstRowLastColumn="0" w:lastRowFirstColumn="0" w:lastRowLastColumn="0"/>
            <w:tcW w:w="2731" w:type="dxa"/>
            <w:hideMark/>
          </w:tcPr>
          <w:p w14:paraId="49C0EC7B" w14:textId="77777777" w:rsidR="006B5F0E" w:rsidRPr="00EE3C7F" w:rsidRDefault="006B5F0E" w:rsidP="00F93881">
            <w:pPr>
              <w:pStyle w:val="xxxmsonormal"/>
              <w:jc w:val="center"/>
              <w:rPr>
                <w:rFonts w:ascii="Raleway Light" w:eastAsiaTheme="minorEastAsia" w:hAnsi="Raleway Light" w:cs="Arial"/>
                <w:i w:val="0"/>
                <w:color w:val="4A297A"/>
                <w:sz w:val="20"/>
                <w:szCs w:val="20"/>
              </w:rPr>
            </w:pPr>
            <w:r w:rsidRPr="00EE3C7F">
              <w:rPr>
                <w:rFonts w:ascii="Raleway Light" w:eastAsiaTheme="minorEastAsia" w:hAnsi="Raleway Light" w:cs="Arial"/>
                <w:i w:val="0"/>
                <w:color w:val="4A297A"/>
                <w:sz w:val="20"/>
                <w:szCs w:val="20"/>
              </w:rPr>
              <w:t>Backend Login</w:t>
            </w:r>
          </w:p>
        </w:tc>
        <w:tc>
          <w:tcPr>
            <w:tcW w:w="7045" w:type="dxa"/>
            <w:hideMark/>
          </w:tcPr>
          <w:p w14:paraId="093D0E0B" w14:textId="77777777" w:rsidR="006B5F0E" w:rsidRPr="00001C89" w:rsidRDefault="00185CF1" w:rsidP="00F93881">
            <w:pPr>
              <w:pStyle w:val="xxxmsonormal"/>
              <w:jc w:val="center"/>
              <w:cnfStyle w:val="100000000000" w:firstRow="1" w:lastRow="0" w:firstColumn="0" w:lastColumn="0" w:oddVBand="0" w:evenVBand="0" w:oddHBand="0" w:evenHBand="0" w:firstRowFirstColumn="0" w:firstRowLastColumn="0" w:lastRowFirstColumn="0" w:lastRowLastColumn="0"/>
              <w:rPr>
                <w:rFonts w:ascii="Raleway Light" w:eastAsiaTheme="minorEastAsia" w:hAnsi="Raleway Light" w:cs="Arial"/>
                <w:color w:val="01626F"/>
                <w:sz w:val="20"/>
                <w:szCs w:val="20"/>
              </w:rPr>
            </w:pPr>
            <w:hyperlink r:id="rId87" w:history="1">
              <w:r w:rsidR="006B5F0E" w:rsidRPr="00001C89">
                <w:rPr>
                  <w:rFonts w:ascii="Raleway Light" w:eastAsiaTheme="minorEastAsia" w:hAnsi="Raleway Light" w:cs="Arial"/>
                  <w:color w:val="01626F"/>
                  <w:sz w:val="20"/>
                  <w:szCs w:val="20"/>
                </w:rPr>
                <w:t>https://secure.apspaymentgateway.com/merchants/login.php</w:t>
              </w:r>
            </w:hyperlink>
          </w:p>
        </w:tc>
      </w:tr>
      <w:tr w:rsidR="006B5F0E" w:rsidRPr="00EE3C7F" w14:paraId="6581C1F5" w14:textId="77777777" w:rsidTr="006B5F0E">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2731" w:type="dxa"/>
            <w:hideMark/>
          </w:tcPr>
          <w:p w14:paraId="55FC9033" w14:textId="77777777" w:rsidR="006B5F0E" w:rsidRPr="00EE3C7F" w:rsidRDefault="006B5F0E" w:rsidP="00F93881">
            <w:pPr>
              <w:pStyle w:val="xxxmsonormal"/>
              <w:jc w:val="center"/>
              <w:rPr>
                <w:rFonts w:ascii="Raleway Light" w:eastAsiaTheme="minorEastAsia" w:hAnsi="Raleway Light" w:cs="Arial"/>
                <w:i w:val="0"/>
                <w:color w:val="4A297A"/>
                <w:sz w:val="20"/>
                <w:szCs w:val="20"/>
              </w:rPr>
            </w:pPr>
            <w:r w:rsidRPr="00EE3C7F">
              <w:rPr>
                <w:rFonts w:ascii="Raleway Light" w:eastAsiaTheme="minorEastAsia" w:hAnsi="Raleway Light" w:cs="Arial"/>
                <w:i w:val="0"/>
                <w:color w:val="4A297A"/>
                <w:sz w:val="20"/>
                <w:szCs w:val="20"/>
              </w:rPr>
              <w:t>API Key</w:t>
            </w:r>
          </w:p>
        </w:tc>
        <w:tc>
          <w:tcPr>
            <w:tcW w:w="7045" w:type="dxa"/>
            <w:hideMark/>
          </w:tcPr>
          <w:p w14:paraId="5534CBF8" w14:textId="77777777" w:rsidR="006B5F0E" w:rsidRPr="00EE3C7F" w:rsidRDefault="006B5F0E" w:rsidP="00F93881">
            <w:pPr>
              <w:pStyle w:val="xxxmsonormal"/>
              <w:jc w:val="center"/>
              <w:cnfStyle w:val="000000100000" w:firstRow="0" w:lastRow="0" w:firstColumn="0" w:lastColumn="0" w:oddVBand="0" w:evenVBand="0" w:oddHBand="1" w:evenHBand="0" w:firstRowFirstColumn="0" w:firstRowLastColumn="0" w:lastRowFirstColumn="0" w:lastRowLastColumn="0"/>
              <w:rPr>
                <w:rFonts w:ascii="Raleway Light" w:eastAsiaTheme="minorEastAsia" w:hAnsi="Raleway Light" w:cs="Arial"/>
                <w:color w:val="4A297A"/>
                <w:sz w:val="20"/>
                <w:szCs w:val="20"/>
              </w:rPr>
            </w:pPr>
            <w:r w:rsidRPr="00EE3C7F">
              <w:rPr>
                <w:rFonts w:ascii="Raleway Light" w:eastAsiaTheme="minorEastAsia" w:hAnsi="Raleway Light" w:cs="Arial"/>
                <w:color w:val="4A297A"/>
                <w:sz w:val="20"/>
                <w:szCs w:val="20"/>
              </w:rPr>
              <w:t>U4d8nrtY5TnW2Jx8R8kxF23Acg7f8733</w:t>
            </w:r>
          </w:p>
        </w:tc>
      </w:tr>
      <w:tr w:rsidR="006B5F0E" w:rsidRPr="00EE3C7F" w14:paraId="661DAFA1" w14:textId="77777777" w:rsidTr="006B5F0E">
        <w:trPr>
          <w:trHeight w:val="147"/>
        </w:trPr>
        <w:tc>
          <w:tcPr>
            <w:cnfStyle w:val="001000000000" w:firstRow="0" w:lastRow="0" w:firstColumn="1" w:lastColumn="0" w:oddVBand="0" w:evenVBand="0" w:oddHBand="0" w:evenHBand="0" w:firstRowFirstColumn="0" w:firstRowLastColumn="0" w:lastRowFirstColumn="0" w:lastRowLastColumn="0"/>
            <w:tcW w:w="2731" w:type="dxa"/>
            <w:hideMark/>
          </w:tcPr>
          <w:p w14:paraId="3DFABE2E" w14:textId="77777777" w:rsidR="006B5F0E" w:rsidRPr="00EE3C7F" w:rsidRDefault="006B5F0E" w:rsidP="00F93881">
            <w:pPr>
              <w:pStyle w:val="xxxmsonormal"/>
              <w:jc w:val="center"/>
              <w:rPr>
                <w:rFonts w:ascii="Raleway Light" w:eastAsiaTheme="minorEastAsia" w:hAnsi="Raleway Light" w:cs="Arial"/>
                <w:i w:val="0"/>
                <w:color w:val="4A297A"/>
                <w:sz w:val="20"/>
                <w:szCs w:val="20"/>
              </w:rPr>
            </w:pPr>
            <w:r w:rsidRPr="00EE3C7F">
              <w:rPr>
                <w:rFonts w:ascii="Raleway Light" w:eastAsiaTheme="minorEastAsia" w:hAnsi="Raleway Light" w:cs="Arial"/>
                <w:i w:val="0"/>
                <w:color w:val="4A297A"/>
                <w:sz w:val="20"/>
                <w:szCs w:val="20"/>
              </w:rPr>
              <w:t>Username</w:t>
            </w:r>
          </w:p>
        </w:tc>
        <w:tc>
          <w:tcPr>
            <w:tcW w:w="7045" w:type="dxa"/>
            <w:hideMark/>
          </w:tcPr>
          <w:p w14:paraId="575EACF2" w14:textId="77777777" w:rsidR="006B5F0E" w:rsidRPr="00EE3C7F" w:rsidRDefault="006B5F0E" w:rsidP="00F93881">
            <w:pPr>
              <w:pStyle w:val="xxxmsonormal"/>
              <w:jc w:val="center"/>
              <w:cnfStyle w:val="000000000000" w:firstRow="0" w:lastRow="0" w:firstColumn="0" w:lastColumn="0" w:oddVBand="0" w:evenVBand="0" w:oddHBand="0" w:evenHBand="0" w:firstRowFirstColumn="0" w:firstRowLastColumn="0" w:lastRowFirstColumn="0" w:lastRowLastColumn="0"/>
              <w:rPr>
                <w:rFonts w:ascii="Raleway Light" w:eastAsiaTheme="minorEastAsia" w:hAnsi="Raleway Light" w:cs="Arial"/>
                <w:color w:val="4A297A"/>
                <w:sz w:val="20"/>
                <w:szCs w:val="20"/>
              </w:rPr>
            </w:pPr>
            <w:proofErr w:type="spellStart"/>
            <w:r w:rsidRPr="00EE3C7F">
              <w:rPr>
                <w:rFonts w:ascii="Raleway Light" w:eastAsiaTheme="minorEastAsia" w:hAnsi="Raleway Light" w:cs="Arial"/>
                <w:color w:val="4A297A"/>
                <w:sz w:val="20"/>
                <w:szCs w:val="20"/>
              </w:rPr>
              <w:t>apsmulticurrency</w:t>
            </w:r>
            <w:proofErr w:type="spellEnd"/>
          </w:p>
        </w:tc>
      </w:tr>
      <w:tr w:rsidR="006B5F0E" w:rsidRPr="00EE3C7F" w14:paraId="7DFE7F93" w14:textId="77777777" w:rsidTr="006B5F0E">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2731" w:type="dxa"/>
            <w:hideMark/>
          </w:tcPr>
          <w:p w14:paraId="1BE7AD06" w14:textId="77777777" w:rsidR="006B5F0E" w:rsidRPr="00EE3C7F" w:rsidRDefault="006B5F0E" w:rsidP="00F93881">
            <w:pPr>
              <w:pStyle w:val="xxxmsonormal"/>
              <w:jc w:val="center"/>
              <w:rPr>
                <w:rFonts w:ascii="Raleway Light" w:eastAsiaTheme="minorEastAsia" w:hAnsi="Raleway Light" w:cs="Arial"/>
                <w:i w:val="0"/>
                <w:color w:val="4A297A"/>
                <w:sz w:val="20"/>
                <w:szCs w:val="20"/>
              </w:rPr>
            </w:pPr>
            <w:r w:rsidRPr="00EE3C7F">
              <w:rPr>
                <w:rFonts w:ascii="Raleway Light" w:eastAsiaTheme="minorEastAsia" w:hAnsi="Raleway Light" w:cs="Arial"/>
                <w:i w:val="0"/>
                <w:color w:val="4A297A"/>
                <w:sz w:val="20"/>
                <w:szCs w:val="20"/>
              </w:rPr>
              <w:t>Password</w:t>
            </w:r>
          </w:p>
        </w:tc>
        <w:tc>
          <w:tcPr>
            <w:tcW w:w="7045" w:type="dxa"/>
            <w:hideMark/>
          </w:tcPr>
          <w:p w14:paraId="21E58A7C" w14:textId="77777777" w:rsidR="006B5F0E" w:rsidRPr="00EE3C7F" w:rsidRDefault="006B5F0E" w:rsidP="00F93881">
            <w:pPr>
              <w:pStyle w:val="xxxmsonormal"/>
              <w:jc w:val="center"/>
              <w:cnfStyle w:val="000000100000" w:firstRow="0" w:lastRow="0" w:firstColumn="0" w:lastColumn="0" w:oddVBand="0" w:evenVBand="0" w:oddHBand="1" w:evenHBand="0" w:firstRowFirstColumn="0" w:firstRowLastColumn="0" w:lastRowFirstColumn="0" w:lastRowLastColumn="0"/>
              <w:rPr>
                <w:rFonts w:ascii="Raleway Light" w:eastAsiaTheme="minorEastAsia" w:hAnsi="Raleway Light" w:cs="Arial"/>
                <w:color w:val="4A297A"/>
                <w:sz w:val="20"/>
                <w:szCs w:val="20"/>
              </w:rPr>
            </w:pPr>
            <w:r w:rsidRPr="00EE3C7F">
              <w:rPr>
                <w:rFonts w:ascii="Raleway Light" w:eastAsiaTheme="minorEastAsia" w:hAnsi="Raleway Light" w:cs="Arial"/>
                <w:color w:val="4A297A"/>
                <w:sz w:val="20"/>
                <w:szCs w:val="20"/>
              </w:rPr>
              <w:t>Start123</w:t>
            </w:r>
          </w:p>
        </w:tc>
      </w:tr>
      <w:tr w:rsidR="006B5F0E" w:rsidRPr="00EE3C7F" w14:paraId="4296E911" w14:textId="77777777" w:rsidTr="006B5F0E">
        <w:trPr>
          <w:trHeight w:val="154"/>
        </w:trPr>
        <w:tc>
          <w:tcPr>
            <w:cnfStyle w:val="001000000000" w:firstRow="0" w:lastRow="0" w:firstColumn="1" w:lastColumn="0" w:oddVBand="0" w:evenVBand="0" w:oddHBand="0" w:evenHBand="0" w:firstRowFirstColumn="0" w:firstRowLastColumn="0" w:lastRowFirstColumn="0" w:lastRowLastColumn="0"/>
            <w:tcW w:w="2731" w:type="dxa"/>
            <w:hideMark/>
          </w:tcPr>
          <w:p w14:paraId="27712403" w14:textId="77777777" w:rsidR="006B5F0E" w:rsidRPr="00EE3C7F" w:rsidRDefault="006B5F0E" w:rsidP="00F93881">
            <w:pPr>
              <w:pStyle w:val="xxxmsonormal"/>
              <w:jc w:val="center"/>
              <w:rPr>
                <w:rFonts w:ascii="Raleway Light" w:eastAsiaTheme="minorEastAsia" w:hAnsi="Raleway Light" w:cs="Arial"/>
                <w:i w:val="0"/>
                <w:color w:val="4A297A"/>
                <w:sz w:val="20"/>
                <w:szCs w:val="20"/>
              </w:rPr>
            </w:pPr>
            <w:r w:rsidRPr="00EE3C7F">
              <w:rPr>
                <w:rFonts w:ascii="Raleway Light" w:eastAsiaTheme="minorEastAsia" w:hAnsi="Raleway Light" w:cs="Arial"/>
                <w:i w:val="0"/>
                <w:color w:val="4A297A"/>
                <w:sz w:val="20"/>
                <w:szCs w:val="20"/>
              </w:rPr>
              <w:t>Processor ID 1</w:t>
            </w:r>
          </w:p>
        </w:tc>
        <w:tc>
          <w:tcPr>
            <w:tcW w:w="7045" w:type="dxa"/>
            <w:hideMark/>
          </w:tcPr>
          <w:p w14:paraId="3A7F5970" w14:textId="0BF2AD75" w:rsidR="006B5F0E" w:rsidRPr="00EE3C7F" w:rsidRDefault="006B5F0E" w:rsidP="00F93881">
            <w:pPr>
              <w:pStyle w:val="xxxmsonormal"/>
              <w:jc w:val="center"/>
              <w:cnfStyle w:val="000000000000" w:firstRow="0" w:lastRow="0" w:firstColumn="0" w:lastColumn="0" w:oddVBand="0" w:evenVBand="0" w:oddHBand="0" w:evenHBand="0" w:firstRowFirstColumn="0" w:firstRowLastColumn="0" w:lastRowFirstColumn="0" w:lastRowLastColumn="0"/>
              <w:rPr>
                <w:rFonts w:ascii="Raleway Light" w:eastAsiaTheme="minorEastAsia" w:hAnsi="Raleway Light" w:cs="Arial"/>
                <w:color w:val="4A297A"/>
                <w:sz w:val="20"/>
                <w:szCs w:val="20"/>
              </w:rPr>
            </w:pPr>
            <w:proofErr w:type="spellStart"/>
            <w:r w:rsidRPr="00EE3C7F">
              <w:rPr>
                <w:rFonts w:ascii="Raleway Light" w:eastAsiaTheme="minorEastAsia" w:hAnsi="Raleway Light" w:cs="Arial"/>
                <w:color w:val="4A297A"/>
                <w:sz w:val="20"/>
                <w:szCs w:val="20"/>
              </w:rPr>
              <w:t>apsusd</w:t>
            </w:r>
            <w:proofErr w:type="spellEnd"/>
            <w:r w:rsidRPr="00EE3C7F">
              <w:rPr>
                <w:rFonts w:ascii="Raleway Light" w:eastAsiaTheme="minorEastAsia" w:hAnsi="Raleway Light" w:cs="Arial"/>
                <w:color w:val="4A297A"/>
                <w:sz w:val="20"/>
                <w:szCs w:val="20"/>
              </w:rPr>
              <w:t>   </w:t>
            </w:r>
            <w:r w:rsidR="006C3CA0" w:rsidRPr="00EE3C7F">
              <w:rPr>
                <w:rFonts w:ascii="Raleway Light" w:eastAsiaTheme="minorEastAsia" w:hAnsi="Raleway Light" w:cs="Arial"/>
                <w:color w:val="4A297A"/>
                <w:sz w:val="20"/>
                <w:szCs w:val="20"/>
              </w:rPr>
              <w:t>  (</w:t>
            </w:r>
            <w:r w:rsidRPr="00EE3C7F">
              <w:rPr>
                <w:rFonts w:ascii="Raleway Light" w:eastAsiaTheme="minorEastAsia" w:hAnsi="Raleway Light" w:cs="Arial"/>
                <w:color w:val="4A297A"/>
                <w:sz w:val="20"/>
                <w:szCs w:val="20"/>
              </w:rPr>
              <w:t>This processor is configured for U.S. currency)</w:t>
            </w:r>
          </w:p>
        </w:tc>
      </w:tr>
      <w:tr w:rsidR="006B5F0E" w:rsidRPr="00EE3C7F" w14:paraId="703E121A" w14:textId="77777777" w:rsidTr="006B5F0E">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2731" w:type="dxa"/>
            <w:hideMark/>
          </w:tcPr>
          <w:p w14:paraId="327800AD" w14:textId="77777777" w:rsidR="006B5F0E" w:rsidRPr="00EE3C7F" w:rsidRDefault="006B5F0E" w:rsidP="00F93881">
            <w:pPr>
              <w:pStyle w:val="xxxmsonormal"/>
              <w:jc w:val="center"/>
              <w:rPr>
                <w:rFonts w:ascii="Raleway Light" w:eastAsiaTheme="minorEastAsia" w:hAnsi="Raleway Light" w:cs="Arial"/>
                <w:i w:val="0"/>
                <w:color w:val="4A297A"/>
                <w:sz w:val="20"/>
                <w:szCs w:val="20"/>
              </w:rPr>
            </w:pPr>
            <w:r w:rsidRPr="00EE3C7F">
              <w:rPr>
                <w:rFonts w:ascii="Raleway Light" w:eastAsiaTheme="minorEastAsia" w:hAnsi="Raleway Light" w:cs="Arial"/>
                <w:i w:val="0"/>
                <w:color w:val="4A297A"/>
                <w:sz w:val="20"/>
                <w:szCs w:val="20"/>
              </w:rPr>
              <w:t>Processor ID 2</w:t>
            </w:r>
          </w:p>
        </w:tc>
        <w:tc>
          <w:tcPr>
            <w:tcW w:w="7045" w:type="dxa"/>
            <w:hideMark/>
          </w:tcPr>
          <w:p w14:paraId="40BEBBF9" w14:textId="10F909EF" w:rsidR="006B5F0E" w:rsidRPr="00EE3C7F" w:rsidRDefault="006B5F0E" w:rsidP="00F93881">
            <w:pPr>
              <w:pStyle w:val="xxxmsonormal"/>
              <w:jc w:val="center"/>
              <w:cnfStyle w:val="000000100000" w:firstRow="0" w:lastRow="0" w:firstColumn="0" w:lastColumn="0" w:oddVBand="0" w:evenVBand="0" w:oddHBand="1" w:evenHBand="0" w:firstRowFirstColumn="0" w:firstRowLastColumn="0" w:lastRowFirstColumn="0" w:lastRowLastColumn="0"/>
              <w:rPr>
                <w:rFonts w:ascii="Raleway Light" w:eastAsiaTheme="minorEastAsia" w:hAnsi="Raleway Light" w:cs="Arial"/>
                <w:color w:val="4A297A"/>
                <w:sz w:val="20"/>
                <w:szCs w:val="20"/>
              </w:rPr>
            </w:pPr>
            <w:proofErr w:type="spellStart"/>
            <w:r w:rsidRPr="00EE3C7F">
              <w:rPr>
                <w:rFonts w:ascii="Raleway Light" w:eastAsiaTheme="minorEastAsia" w:hAnsi="Raleway Light" w:cs="Arial"/>
                <w:color w:val="4A297A"/>
                <w:sz w:val="20"/>
                <w:szCs w:val="20"/>
              </w:rPr>
              <w:t>apscad</w:t>
            </w:r>
            <w:proofErr w:type="spellEnd"/>
            <w:r w:rsidRPr="00EE3C7F">
              <w:rPr>
                <w:rFonts w:ascii="Raleway Light" w:eastAsiaTheme="minorEastAsia" w:hAnsi="Raleway Light" w:cs="Arial"/>
                <w:color w:val="4A297A"/>
                <w:sz w:val="20"/>
                <w:szCs w:val="20"/>
              </w:rPr>
              <w:t>   </w:t>
            </w:r>
            <w:r w:rsidR="006C3CA0" w:rsidRPr="00EE3C7F">
              <w:rPr>
                <w:rFonts w:ascii="Raleway Light" w:eastAsiaTheme="minorEastAsia" w:hAnsi="Raleway Light" w:cs="Arial"/>
                <w:color w:val="4A297A"/>
                <w:sz w:val="20"/>
                <w:szCs w:val="20"/>
              </w:rPr>
              <w:t>  (</w:t>
            </w:r>
            <w:r w:rsidRPr="00EE3C7F">
              <w:rPr>
                <w:rFonts w:ascii="Raleway Light" w:eastAsiaTheme="minorEastAsia" w:hAnsi="Raleway Light" w:cs="Arial"/>
                <w:color w:val="4A297A"/>
                <w:sz w:val="20"/>
                <w:szCs w:val="20"/>
              </w:rPr>
              <w:t>This processor is configured for Canadian currency)</w:t>
            </w:r>
          </w:p>
        </w:tc>
      </w:tr>
      <w:tr w:rsidR="006B5F0E" w:rsidRPr="00EE3C7F" w14:paraId="3832C65C" w14:textId="77777777" w:rsidTr="006B5F0E">
        <w:trPr>
          <w:trHeight w:val="154"/>
        </w:trPr>
        <w:tc>
          <w:tcPr>
            <w:cnfStyle w:val="001000000000" w:firstRow="0" w:lastRow="0" w:firstColumn="1" w:lastColumn="0" w:oddVBand="0" w:evenVBand="0" w:oddHBand="0" w:evenHBand="0" w:firstRowFirstColumn="0" w:firstRowLastColumn="0" w:lastRowFirstColumn="0" w:lastRowLastColumn="0"/>
            <w:tcW w:w="2731" w:type="dxa"/>
            <w:hideMark/>
          </w:tcPr>
          <w:p w14:paraId="184956B3" w14:textId="77777777" w:rsidR="006B5F0E" w:rsidRPr="00EE3C7F" w:rsidRDefault="006B5F0E" w:rsidP="00F93881">
            <w:pPr>
              <w:pStyle w:val="xxxmsonormal"/>
              <w:jc w:val="center"/>
              <w:rPr>
                <w:rFonts w:ascii="Raleway Light" w:eastAsiaTheme="minorEastAsia" w:hAnsi="Raleway Light" w:cs="Arial"/>
                <w:i w:val="0"/>
                <w:color w:val="4A297A"/>
                <w:sz w:val="20"/>
                <w:szCs w:val="20"/>
              </w:rPr>
            </w:pPr>
            <w:r w:rsidRPr="00EE3C7F">
              <w:rPr>
                <w:rFonts w:ascii="Raleway Light" w:eastAsiaTheme="minorEastAsia" w:hAnsi="Raleway Light" w:cs="Arial"/>
                <w:i w:val="0"/>
                <w:color w:val="4A297A"/>
                <w:sz w:val="20"/>
                <w:szCs w:val="20"/>
              </w:rPr>
              <w:t>VISA</w:t>
            </w:r>
          </w:p>
        </w:tc>
        <w:tc>
          <w:tcPr>
            <w:tcW w:w="7045" w:type="dxa"/>
            <w:hideMark/>
          </w:tcPr>
          <w:p w14:paraId="508FD031" w14:textId="77777777" w:rsidR="006B5F0E" w:rsidRPr="00EE3C7F" w:rsidRDefault="006B5F0E" w:rsidP="00F93881">
            <w:pPr>
              <w:pStyle w:val="xxxmsonormal"/>
              <w:jc w:val="center"/>
              <w:cnfStyle w:val="000000000000" w:firstRow="0" w:lastRow="0" w:firstColumn="0" w:lastColumn="0" w:oddVBand="0" w:evenVBand="0" w:oddHBand="0" w:evenHBand="0" w:firstRowFirstColumn="0" w:firstRowLastColumn="0" w:lastRowFirstColumn="0" w:lastRowLastColumn="0"/>
              <w:rPr>
                <w:rFonts w:ascii="Raleway Light" w:eastAsiaTheme="minorEastAsia" w:hAnsi="Raleway Light" w:cs="Arial"/>
                <w:color w:val="4A297A"/>
                <w:sz w:val="20"/>
                <w:szCs w:val="20"/>
              </w:rPr>
            </w:pPr>
            <w:r w:rsidRPr="00EE3C7F">
              <w:rPr>
                <w:rFonts w:ascii="Raleway Light" w:eastAsiaTheme="minorEastAsia" w:hAnsi="Raleway Light" w:cs="Arial"/>
                <w:color w:val="4A297A"/>
                <w:sz w:val="20"/>
                <w:szCs w:val="20"/>
              </w:rPr>
              <w:t>4111111111111111</w:t>
            </w:r>
          </w:p>
        </w:tc>
      </w:tr>
      <w:tr w:rsidR="006B5F0E" w:rsidRPr="00EE3C7F" w14:paraId="3066E094" w14:textId="77777777" w:rsidTr="006B5F0E">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2731" w:type="dxa"/>
            <w:hideMark/>
          </w:tcPr>
          <w:p w14:paraId="0EF09A1B" w14:textId="77777777" w:rsidR="006B5F0E" w:rsidRPr="00EE3C7F" w:rsidRDefault="006B5F0E" w:rsidP="00F93881">
            <w:pPr>
              <w:pStyle w:val="xxxmsonormal"/>
              <w:jc w:val="center"/>
              <w:rPr>
                <w:rFonts w:ascii="Raleway Light" w:eastAsiaTheme="minorEastAsia" w:hAnsi="Raleway Light" w:cs="Arial"/>
                <w:i w:val="0"/>
                <w:color w:val="4A297A"/>
                <w:sz w:val="20"/>
                <w:szCs w:val="20"/>
              </w:rPr>
            </w:pPr>
            <w:r w:rsidRPr="00EE3C7F">
              <w:rPr>
                <w:rFonts w:ascii="Raleway Light" w:eastAsiaTheme="minorEastAsia" w:hAnsi="Raleway Light" w:cs="Arial"/>
                <w:i w:val="0"/>
                <w:color w:val="4A297A"/>
                <w:sz w:val="20"/>
                <w:szCs w:val="20"/>
              </w:rPr>
              <w:t>MasterCard</w:t>
            </w:r>
          </w:p>
        </w:tc>
        <w:tc>
          <w:tcPr>
            <w:tcW w:w="7045" w:type="dxa"/>
            <w:hideMark/>
          </w:tcPr>
          <w:p w14:paraId="3F54B9C0" w14:textId="77777777" w:rsidR="006B5F0E" w:rsidRPr="00EE3C7F" w:rsidRDefault="006B5F0E" w:rsidP="00F93881">
            <w:pPr>
              <w:pStyle w:val="xxxmsonormal"/>
              <w:jc w:val="center"/>
              <w:cnfStyle w:val="000000100000" w:firstRow="0" w:lastRow="0" w:firstColumn="0" w:lastColumn="0" w:oddVBand="0" w:evenVBand="0" w:oddHBand="1" w:evenHBand="0" w:firstRowFirstColumn="0" w:firstRowLastColumn="0" w:lastRowFirstColumn="0" w:lastRowLastColumn="0"/>
              <w:rPr>
                <w:rFonts w:ascii="Raleway Light" w:eastAsiaTheme="minorEastAsia" w:hAnsi="Raleway Light" w:cs="Arial"/>
                <w:color w:val="4A297A"/>
                <w:sz w:val="20"/>
                <w:szCs w:val="20"/>
              </w:rPr>
            </w:pPr>
            <w:r w:rsidRPr="00EE3C7F">
              <w:rPr>
                <w:rFonts w:ascii="Raleway Light" w:eastAsiaTheme="minorEastAsia" w:hAnsi="Raleway Light" w:cs="Arial"/>
                <w:color w:val="4A297A"/>
                <w:sz w:val="20"/>
                <w:szCs w:val="20"/>
              </w:rPr>
              <w:t>5431111111111111</w:t>
            </w:r>
          </w:p>
        </w:tc>
      </w:tr>
      <w:tr w:rsidR="006B5F0E" w:rsidRPr="00EE3C7F" w14:paraId="7A6C7B10" w14:textId="77777777" w:rsidTr="006B5F0E">
        <w:trPr>
          <w:trHeight w:val="147"/>
        </w:trPr>
        <w:tc>
          <w:tcPr>
            <w:cnfStyle w:val="001000000000" w:firstRow="0" w:lastRow="0" w:firstColumn="1" w:lastColumn="0" w:oddVBand="0" w:evenVBand="0" w:oddHBand="0" w:evenHBand="0" w:firstRowFirstColumn="0" w:firstRowLastColumn="0" w:lastRowFirstColumn="0" w:lastRowLastColumn="0"/>
            <w:tcW w:w="2731" w:type="dxa"/>
            <w:hideMark/>
          </w:tcPr>
          <w:p w14:paraId="75C261D5" w14:textId="77777777" w:rsidR="006B5F0E" w:rsidRPr="00EE3C7F" w:rsidRDefault="006B5F0E" w:rsidP="00F93881">
            <w:pPr>
              <w:pStyle w:val="xxxmsonormal"/>
              <w:jc w:val="center"/>
              <w:rPr>
                <w:rFonts w:ascii="Raleway Light" w:eastAsiaTheme="minorEastAsia" w:hAnsi="Raleway Light" w:cs="Arial"/>
                <w:i w:val="0"/>
                <w:color w:val="4A297A"/>
                <w:sz w:val="20"/>
                <w:szCs w:val="20"/>
              </w:rPr>
            </w:pPr>
            <w:r w:rsidRPr="00EE3C7F">
              <w:rPr>
                <w:rFonts w:ascii="Raleway Light" w:eastAsiaTheme="minorEastAsia" w:hAnsi="Raleway Light" w:cs="Arial"/>
                <w:i w:val="0"/>
                <w:color w:val="4A297A"/>
                <w:sz w:val="20"/>
                <w:szCs w:val="20"/>
              </w:rPr>
              <w:t>Discover</w:t>
            </w:r>
          </w:p>
        </w:tc>
        <w:tc>
          <w:tcPr>
            <w:tcW w:w="7045" w:type="dxa"/>
            <w:hideMark/>
          </w:tcPr>
          <w:p w14:paraId="3D3020F0" w14:textId="77777777" w:rsidR="006B5F0E" w:rsidRPr="00EE3C7F" w:rsidRDefault="006B5F0E" w:rsidP="00F93881">
            <w:pPr>
              <w:pStyle w:val="xxxmsonormal"/>
              <w:jc w:val="center"/>
              <w:cnfStyle w:val="000000000000" w:firstRow="0" w:lastRow="0" w:firstColumn="0" w:lastColumn="0" w:oddVBand="0" w:evenVBand="0" w:oddHBand="0" w:evenHBand="0" w:firstRowFirstColumn="0" w:firstRowLastColumn="0" w:lastRowFirstColumn="0" w:lastRowLastColumn="0"/>
              <w:rPr>
                <w:rFonts w:ascii="Raleway Light" w:eastAsiaTheme="minorEastAsia" w:hAnsi="Raleway Light" w:cs="Arial"/>
                <w:color w:val="4A297A"/>
                <w:sz w:val="20"/>
                <w:szCs w:val="20"/>
              </w:rPr>
            </w:pPr>
            <w:r w:rsidRPr="00EE3C7F">
              <w:rPr>
                <w:rFonts w:ascii="Raleway Light" w:eastAsiaTheme="minorEastAsia" w:hAnsi="Raleway Light" w:cs="Arial"/>
                <w:color w:val="4A297A"/>
                <w:sz w:val="20"/>
                <w:szCs w:val="20"/>
              </w:rPr>
              <w:t>6011601160116611</w:t>
            </w:r>
          </w:p>
        </w:tc>
      </w:tr>
      <w:tr w:rsidR="006B5F0E" w:rsidRPr="00EE3C7F" w14:paraId="294FE3E9" w14:textId="77777777" w:rsidTr="006B5F0E">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2731" w:type="dxa"/>
            <w:hideMark/>
          </w:tcPr>
          <w:p w14:paraId="2EBA19E3" w14:textId="77777777" w:rsidR="006B5F0E" w:rsidRPr="00EE3C7F" w:rsidRDefault="006B5F0E" w:rsidP="00F93881">
            <w:pPr>
              <w:pStyle w:val="xxxmsonormal"/>
              <w:jc w:val="center"/>
              <w:rPr>
                <w:rFonts w:ascii="Raleway Light" w:eastAsiaTheme="minorEastAsia" w:hAnsi="Raleway Light" w:cs="Arial"/>
                <w:i w:val="0"/>
                <w:color w:val="4A297A"/>
                <w:sz w:val="20"/>
                <w:szCs w:val="20"/>
              </w:rPr>
            </w:pPr>
            <w:r w:rsidRPr="00EE3C7F">
              <w:rPr>
                <w:rFonts w:ascii="Raleway Light" w:eastAsiaTheme="minorEastAsia" w:hAnsi="Raleway Light" w:cs="Arial"/>
                <w:i w:val="0"/>
                <w:color w:val="4A297A"/>
                <w:sz w:val="20"/>
                <w:szCs w:val="20"/>
              </w:rPr>
              <w:t>American Express</w:t>
            </w:r>
          </w:p>
        </w:tc>
        <w:tc>
          <w:tcPr>
            <w:tcW w:w="7045" w:type="dxa"/>
            <w:hideMark/>
          </w:tcPr>
          <w:p w14:paraId="347FE3B8" w14:textId="77777777" w:rsidR="006B5F0E" w:rsidRPr="00EE3C7F" w:rsidRDefault="006B5F0E" w:rsidP="00F93881">
            <w:pPr>
              <w:pStyle w:val="xxxmsonormal"/>
              <w:jc w:val="center"/>
              <w:cnfStyle w:val="000000100000" w:firstRow="0" w:lastRow="0" w:firstColumn="0" w:lastColumn="0" w:oddVBand="0" w:evenVBand="0" w:oddHBand="1" w:evenHBand="0" w:firstRowFirstColumn="0" w:firstRowLastColumn="0" w:lastRowFirstColumn="0" w:lastRowLastColumn="0"/>
              <w:rPr>
                <w:rFonts w:ascii="Raleway Light" w:eastAsiaTheme="minorEastAsia" w:hAnsi="Raleway Light" w:cs="Arial"/>
                <w:color w:val="4A297A"/>
                <w:sz w:val="20"/>
                <w:szCs w:val="20"/>
              </w:rPr>
            </w:pPr>
            <w:r w:rsidRPr="00EE3C7F">
              <w:rPr>
                <w:rFonts w:ascii="Raleway Light" w:eastAsiaTheme="minorEastAsia" w:hAnsi="Raleway Light" w:cs="Arial"/>
                <w:color w:val="4A297A"/>
                <w:sz w:val="20"/>
                <w:szCs w:val="20"/>
              </w:rPr>
              <w:t>341111111111111</w:t>
            </w:r>
          </w:p>
        </w:tc>
      </w:tr>
      <w:tr w:rsidR="006B5F0E" w:rsidRPr="00EE3C7F" w14:paraId="75BF56A0" w14:textId="77777777" w:rsidTr="006B5F0E">
        <w:trPr>
          <w:trHeight w:val="302"/>
        </w:trPr>
        <w:tc>
          <w:tcPr>
            <w:cnfStyle w:val="001000000000" w:firstRow="0" w:lastRow="0" w:firstColumn="1" w:lastColumn="0" w:oddVBand="0" w:evenVBand="0" w:oddHBand="0" w:evenHBand="0" w:firstRowFirstColumn="0" w:firstRowLastColumn="0" w:lastRowFirstColumn="0" w:lastRowLastColumn="0"/>
            <w:tcW w:w="2731" w:type="dxa"/>
            <w:hideMark/>
          </w:tcPr>
          <w:p w14:paraId="78E721DB" w14:textId="77777777" w:rsidR="006B5F0E" w:rsidRPr="00EE3C7F" w:rsidRDefault="006B5F0E" w:rsidP="00F93881">
            <w:pPr>
              <w:pStyle w:val="xxxmsonormal"/>
              <w:jc w:val="center"/>
              <w:rPr>
                <w:rFonts w:ascii="Raleway Light" w:eastAsiaTheme="minorEastAsia" w:hAnsi="Raleway Light" w:cs="Arial"/>
                <w:i w:val="0"/>
                <w:color w:val="4A297A"/>
                <w:sz w:val="20"/>
                <w:szCs w:val="20"/>
              </w:rPr>
            </w:pPr>
            <w:r w:rsidRPr="00EE3C7F">
              <w:rPr>
                <w:rFonts w:ascii="Raleway Light" w:eastAsiaTheme="minorEastAsia" w:hAnsi="Raleway Light" w:cs="Arial"/>
                <w:i w:val="0"/>
                <w:color w:val="4A297A"/>
                <w:sz w:val="20"/>
                <w:szCs w:val="20"/>
              </w:rPr>
              <w:t>Credit Card Expiration</w:t>
            </w:r>
          </w:p>
        </w:tc>
        <w:tc>
          <w:tcPr>
            <w:tcW w:w="7045" w:type="dxa"/>
            <w:hideMark/>
          </w:tcPr>
          <w:p w14:paraId="560AC1F2" w14:textId="77777777" w:rsidR="006B5F0E" w:rsidRPr="00EE3C7F" w:rsidRDefault="006B5F0E" w:rsidP="00F93881">
            <w:pPr>
              <w:pStyle w:val="xxxmsonormal"/>
              <w:jc w:val="center"/>
              <w:cnfStyle w:val="000000000000" w:firstRow="0" w:lastRow="0" w:firstColumn="0" w:lastColumn="0" w:oddVBand="0" w:evenVBand="0" w:oddHBand="0" w:evenHBand="0" w:firstRowFirstColumn="0" w:firstRowLastColumn="0" w:lastRowFirstColumn="0" w:lastRowLastColumn="0"/>
              <w:rPr>
                <w:rFonts w:ascii="Raleway Light" w:eastAsiaTheme="minorEastAsia" w:hAnsi="Raleway Light" w:cs="Arial"/>
                <w:color w:val="4A297A"/>
                <w:sz w:val="20"/>
                <w:szCs w:val="20"/>
              </w:rPr>
            </w:pPr>
            <w:r w:rsidRPr="00EE3C7F">
              <w:rPr>
                <w:rFonts w:ascii="Raleway Light" w:eastAsiaTheme="minorEastAsia" w:hAnsi="Raleway Light" w:cs="Arial"/>
                <w:color w:val="4A297A"/>
                <w:sz w:val="20"/>
                <w:szCs w:val="20"/>
              </w:rPr>
              <w:t>10/25</w:t>
            </w:r>
          </w:p>
        </w:tc>
      </w:tr>
      <w:tr w:rsidR="006B5F0E" w:rsidRPr="00EE3C7F" w14:paraId="4CCD748A" w14:textId="77777777" w:rsidTr="006B5F0E">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2731" w:type="dxa"/>
            <w:hideMark/>
          </w:tcPr>
          <w:p w14:paraId="486B1FAD" w14:textId="77777777" w:rsidR="006B5F0E" w:rsidRPr="00EE3C7F" w:rsidRDefault="006B5F0E" w:rsidP="00F93881">
            <w:pPr>
              <w:pStyle w:val="xxxmsonormal"/>
              <w:jc w:val="center"/>
              <w:rPr>
                <w:rFonts w:ascii="Raleway Light" w:eastAsiaTheme="minorEastAsia" w:hAnsi="Raleway Light" w:cs="Arial"/>
                <w:i w:val="0"/>
                <w:color w:val="4A297A"/>
                <w:sz w:val="20"/>
                <w:szCs w:val="20"/>
              </w:rPr>
            </w:pPr>
            <w:r w:rsidRPr="00EE3C7F">
              <w:rPr>
                <w:rFonts w:ascii="Raleway Light" w:eastAsiaTheme="minorEastAsia" w:hAnsi="Raleway Light" w:cs="Arial"/>
                <w:i w:val="0"/>
                <w:color w:val="4A297A"/>
                <w:sz w:val="20"/>
                <w:szCs w:val="20"/>
              </w:rPr>
              <w:t>Account (ACH):</w:t>
            </w:r>
          </w:p>
        </w:tc>
        <w:tc>
          <w:tcPr>
            <w:tcW w:w="7045" w:type="dxa"/>
            <w:hideMark/>
          </w:tcPr>
          <w:p w14:paraId="50AB0AE3" w14:textId="77777777" w:rsidR="006B5F0E" w:rsidRPr="00EE3C7F" w:rsidRDefault="006B5F0E" w:rsidP="00F93881">
            <w:pPr>
              <w:pStyle w:val="xxxmsonormal"/>
              <w:jc w:val="center"/>
              <w:cnfStyle w:val="000000100000" w:firstRow="0" w:lastRow="0" w:firstColumn="0" w:lastColumn="0" w:oddVBand="0" w:evenVBand="0" w:oddHBand="1" w:evenHBand="0" w:firstRowFirstColumn="0" w:firstRowLastColumn="0" w:lastRowFirstColumn="0" w:lastRowLastColumn="0"/>
              <w:rPr>
                <w:rFonts w:ascii="Raleway Light" w:eastAsiaTheme="minorEastAsia" w:hAnsi="Raleway Light" w:cs="Arial"/>
                <w:color w:val="4A297A"/>
                <w:sz w:val="20"/>
                <w:szCs w:val="20"/>
              </w:rPr>
            </w:pPr>
            <w:r w:rsidRPr="00EE3C7F">
              <w:rPr>
                <w:rFonts w:ascii="Raleway Light" w:eastAsiaTheme="minorEastAsia" w:hAnsi="Raleway Light" w:cs="Arial"/>
                <w:color w:val="4A297A"/>
                <w:sz w:val="20"/>
                <w:szCs w:val="20"/>
              </w:rPr>
              <w:t>123123123</w:t>
            </w:r>
          </w:p>
        </w:tc>
      </w:tr>
      <w:tr w:rsidR="006B5F0E" w:rsidRPr="00EE3C7F" w14:paraId="44EA7D4A" w14:textId="77777777" w:rsidTr="006B5F0E">
        <w:trPr>
          <w:trHeight w:val="147"/>
        </w:trPr>
        <w:tc>
          <w:tcPr>
            <w:cnfStyle w:val="001000000000" w:firstRow="0" w:lastRow="0" w:firstColumn="1" w:lastColumn="0" w:oddVBand="0" w:evenVBand="0" w:oddHBand="0" w:evenHBand="0" w:firstRowFirstColumn="0" w:firstRowLastColumn="0" w:lastRowFirstColumn="0" w:lastRowLastColumn="0"/>
            <w:tcW w:w="2731" w:type="dxa"/>
            <w:hideMark/>
          </w:tcPr>
          <w:p w14:paraId="00FCB651" w14:textId="77777777" w:rsidR="006B5F0E" w:rsidRPr="00EE3C7F" w:rsidRDefault="006B5F0E" w:rsidP="00F93881">
            <w:pPr>
              <w:pStyle w:val="xxxmsonormal"/>
              <w:jc w:val="center"/>
              <w:rPr>
                <w:rFonts w:ascii="Raleway Light" w:eastAsiaTheme="minorEastAsia" w:hAnsi="Raleway Light" w:cs="Arial"/>
                <w:i w:val="0"/>
                <w:color w:val="4A297A"/>
                <w:sz w:val="20"/>
                <w:szCs w:val="20"/>
              </w:rPr>
            </w:pPr>
            <w:r w:rsidRPr="00EE3C7F">
              <w:rPr>
                <w:rFonts w:ascii="Raleway Light" w:eastAsiaTheme="minorEastAsia" w:hAnsi="Raleway Light" w:cs="Arial"/>
                <w:i w:val="0"/>
                <w:color w:val="4A297A"/>
                <w:sz w:val="20"/>
                <w:szCs w:val="20"/>
              </w:rPr>
              <w:t>Routing (ACH):</w:t>
            </w:r>
          </w:p>
        </w:tc>
        <w:tc>
          <w:tcPr>
            <w:tcW w:w="7045" w:type="dxa"/>
            <w:hideMark/>
          </w:tcPr>
          <w:p w14:paraId="79EAEF47" w14:textId="77777777" w:rsidR="006B5F0E" w:rsidRPr="00EE3C7F" w:rsidRDefault="006B5F0E" w:rsidP="00F93881">
            <w:pPr>
              <w:pStyle w:val="xxxmsonormal"/>
              <w:jc w:val="center"/>
              <w:cnfStyle w:val="000000000000" w:firstRow="0" w:lastRow="0" w:firstColumn="0" w:lastColumn="0" w:oddVBand="0" w:evenVBand="0" w:oddHBand="0" w:evenHBand="0" w:firstRowFirstColumn="0" w:firstRowLastColumn="0" w:lastRowFirstColumn="0" w:lastRowLastColumn="0"/>
              <w:rPr>
                <w:rFonts w:ascii="Raleway Light" w:eastAsiaTheme="minorEastAsia" w:hAnsi="Raleway Light" w:cs="Arial"/>
                <w:color w:val="4A297A"/>
                <w:sz w:val="20"/>
                <w:szCs w:val="20"/>
              </w:rPr>
            </w:pPr>
            <w:r w:rsidRPr="00EE3C7F">
              <w:rPr>
                <w:rFonts w:ascii="Raleway Light" w:eastAsiaTheme="minorEastAsia" w:hAnsi="Raleway Light" w:cs="Arial"/>
                <w:color w:val="4A297A"/>
                <w:sz w:val="20"/>
                <w:szCs w:val="20"/>
              </w:rPr>
              <w:t>123123123</w:t>
            </w:r>
          </w:p>
        </w:tc>
      </w:tr>
      <w:tr w:rsidR="006B5F0E" w:rsidRPr="00EE3C7F" w14:paraId="3D9234AB" w14:textId="77777777" w:rsidTr="006B5F0E">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2731" w:type="dxa"/>
            <w:hideMark/>
          </w:tcPr>
          <w:p w14:paraId="72D5670E" w14:textId="77777777" w:rsidR="006B5F0E" w:rsidRPr="00EE3C7F" w:rsidRDefault="006B5F0E" w:rsidP="00F93881">
            <w:pPr>
              <w:pStyle w:val="xxxmsonormal"/>
              <w:jc w:val="center"/>
              <w:rPr>
                <w:rFonts w:ascii="Raleway Light" w:eastAsiaTheme="minorEastAsia" w:hAnsi="Raleway Light" w:cs="Arial"/>
                <w:i w:val="0"/>
                <w:color w:val="4A297A"/>
                <w:sz w:val="20"/>
                <w:szCs w:val="20"/>
              </w:rPr>
            </w:pPr>
            <w:r w:rsidRPr="00EE3C7F">
              <w:rPr>
                <w:rFonts w:ascii="Raleway Light" w:eastAsiaTheme="minorEastAsia" w:hAnsi="Raleway Light" w:cs="Arial"/>
                <w:i w:val="0"/>
                <w:color w:val="4A297A"/>
                <w:sz w:val="20"/>
                <w:szCs w:val="20"/>
              </w:rPr>
              <w:t>Amount</w:t>
            </w:r>
          </w:p>
        </w:tc>
        <w:tc>
          <w:tcPr>
            <w:tcW w:w="7045" w:type="dxa"/>
            <w:hideMark/>
          </w:tcPr>
          <w:p w14:paraId="7FDF88DB" w14:textId="77777777" w:rsidR="006B5F0E" w:rsidRPr="00EE3C7F" w:rsidRDefault="006B5F0E" w:rsidP="00F93881">
            <w:pPr>
              <w:pStyle w:val="xxxmsonormal"/>
              <w:jc w:val="center"/>
              <w:cnfStyle w:val="000000100000" w:firstRow="0" w:lastRow="0" w:firstColumn="0" w:lastColumn="0" w:oddVBand="0" w:evenVBand="0" w:oddHBand="1" w:evenHBand="0" w:firstRowFirstColumn="0" w:firstRowLastColumn="0" w:lastRowFirstColumn="0" w:lastRowLastColumn="0"/>
              <w:rPr>
                <w:rFonts w:ascii="Raleway Light" w:eastAsiaTheme="minorEastAsia" w:hAnsi="Raleway Light" w:cs="Arial"/>
                <w:color w:val="4A297A"/>
                <w:sz w:val="20"/>
                <w:szCs w:val="20"/>
              </w:rPr>
            </w:pPr>
            <w:r w:rsidRPr="00EE3C7F">
              <w:rPr>
                <w:rFonts w:ascii="Raleway Light" w:eastAsiaTheme="minorEastAsia" w:hAnsi="Raleway Light" w:cs="Arial"/>
                <w:color w:val="4A297A"/>
                <w:sz w:val="20"/>
                <w:szCs w:val="20"/>
              </w:rPr>
              <w:t>1.00 (Amounts under 1.00 generate failure).</w:t>
            </w:r>
          </w:p>
        </w:tc>
      </w:tr>
    </w:tbl>
    <w:p w14:paraId="2CFB4862" w14:textId="77777777" w:rsidR="006B5F0E" w:rsidRPr="00EE3C7F" w:rsidRDefault="006B5F0E" w:rsidP="006B5F0E">
      <w:pPr>
        <w:rPr>
          <w:rFonts w:ascii="Raleway Light" w:hAnsi="Raleway Light" w:cs="Arial"/>
          <w:color w:val="4A297A"/>
        </w:rPr>
      </w:pPr>
    </w:p>
    <w:p w14:paraId="3F149D49" w14:textId="77777777" w:rsidR="00DA3801" w:rsidRPr="00EE3C7F" w:rsidRDefault="00DA3801" w:rsidP="00DA3801">
      <w:pPr>
        <w:jc w:val="both"/>
        <w:rPr>
          <w:rFonts w:ascii="Raleway Light" w:hAnsi="Raleway Light"/>
        </w:rPr>
      </w:pPr>
      <w:r w:rsidRPr="00EE3C7F">
        <w:rPr>
          <w:rFonts w:ascii="Raleway Light" w:hAnsi="Raleway Light"/>
        </w:rPr>
        <w:t>The following information can be used to simulate a decline and or evaluate AVS &amp; CVV responses.</w:t>
      </w:r>
    </w:p>
    <w:p w14:paraId="14E2D084" w14:textId="77777777" w:rsidR="00DA3801" w:rsidRPr="00EE3C7F" w:rsidRDefault="00DA3801" w:rsidP="00DA3801">
      <w:pPr>
        <w:jc w:val="both"/>
        <w:rPr>
          <w:rFonts w:ascii="Raleway Light" w:hAnsi="Raleway Light"/>
        </w:rPr>
      </w:pPr>
      <w:r w:rsidRPr="00EE3C7F">
        <w:rPr>
          <w:rFonts w:ascii="Raleway Light" w:hAnsi="Raleway Light"/>
        </w:rPr>
        <w:t>•</w:t>
      </w:r>
      <w:r w:rsidRPr="00EE3C7F">
        <w:rPr>
          <w:rFonts w:ascii="Raleway Light" w:hAnsi="Raleway Light"/>
        </w:rPr>
        <w:tab/>
        <w:t>To cause a declined message, pass an amount less than 1.00.</w:t>
      </w:r>
    </w:p>
    <w:p w14:paraId="5C660702" w14:textId="77777777" w:rsidR="00DA3801" w:rsidRPr="00EE3C7F" w:rsidRDefault="00DA3801" w:rsidP="00DA3801">
      <w:pPr>
        <w:jc w:val="both"/>
        <w:rPr>
          <w:rFonts w:ascii="Raleway Light" w:hAnsi="Raleway Light"/>
        </w:rPr>
      </w:pPr>
      <w:r w:rsidRPr="00EE3C7F">
        <w:rPr>
          <w:rFonts w:ascii="Raleway Light" w:hAnsi="Raleway Light"/>
        </w:rPr>
        <w:t>•</w:t>
      </w:r>
      <w:r w:rsidRPr="00EE3C7F">
        <w:rPr>
          <w:rFonts w:ascii="Raleway Light" w:hAnsi="Raleway Light"/>
        </w:rPr>
        <w:tab/>
        <w:t>To trigger a fatal error message, pass an invalid card number.</w:t>
      </w:r>
    </w:p>
    <w:p w14:paraId="5127B443" w14:textId="77777777" w:rsidR="00DA3801" w:rsidRPr="00EE3C7F" w:rsidRDefault="00DA3801" w:rsidP="00DA3801">
      <w:pPr>
        <w:jc w:val="both"/>
        <w:rPr>
          <w:rFonts w:ascii="Raleway Light" w:hAnsi="Raleway Light"/>
        </w:rPr>
      </w:pPr>
      <w:r w:rsidRPr="00EE3C7F">
        <w:rPr>
          <w:rFonts w:ascii="Raleway Light" w:hAnsi="Raleway Light"/>
        </w:rPr>
        <w:t>•</w:t>
      </w:r>
      <w:r w:rsidRPr="00EE3C7F">
        <w:rPr>
          <w:rFonts w:ascii="Raleway Light" w:hAnsi="Raleway Light"/>
        </w:rPr>
        <w:tab/>
        <w:t xml:space="preserve">To simulate an AVS </w:t>
      </w:r>
      <w:r w:rsidRPr="00EE3C7F">
        <w:rPr>
          <w:rFonts w:ascii="Raleway Light" w:hAnsi="Raleway Light"/>
          <w:i/>
        </w:rPr>
        <w:t>(Address Verification System)</w:t>
      </w:r>
      <w:r w:rsidRPr="00EE3C7F">
        <w:rPr>
          <w:rFonts w:ascii="Raleway Light" w:hAnsi="Raleway Light"/>
        </w:rPr>
        <w:t xml:space="preserve"> match, pass 888 in the address1 field (77777 for zip).</w:t>
      </w:r>
    </w:p>
    <w:p w14:paraId="7B3B54B0" w14:textId="18D03A5E" w:rsidR="00DA3801" w:rsidRPr="00EE3C7F" w:rsidRDefault="00DA3801" w:rsidP="00DA3801">
      <w:pPr>
        <w:jc w:val="both"/>
        <w:rPr>
          <w:rFonts w:ascii="Raleway Light" w:hAnsi="Raleway Light"/>
        </w:rPr>
      </w:pPr>
      <w:r w:rsidRPr="00EE3C7F">
        <w:rPr>
          <w:rFonts w:ascii="Raleway Light" w:hAnsi="Raleway Light"/>
        </w:rPr>
        <w:t>•</w:t>
      </w:r>
      <w:r w:rsidRPr="00EE3C7F">
        <w:rPr>
          <w:rFonts w:ascii="Raleway Light" w:hAnsi="Raleway Light"/>
        </w:rPr>
        <w:tab/>
        <w:t xml:space="preserve">To simulate a CVV </w:t>
      </w:r>
      <w:r w:rsidRPr="00EE3C7F">
        <w:rPr>
          <w:rFonts w:ascii="Raleway Light" w:hAnsi="Raleway Light"/>
          <w:i/>
        </w:rPr>
        <w:t xml:space="preserve">(Card Verification Value </w:t>
      </w:r>
      <w:proofErr w:type="spellStart"/>
      <w:r w:rsidRPr="00EE3C7F">
        <w:rPr>
          <w:rFonts w:ascii="Raleway Light" w:hAnsi="Raleway Light"/>
          <w:i/>
        </w:rPr>
        <w:t>a.k.a</w:t>
      </w:r>
      <w:proofErr w:type="spellEnd"/>
      <w:r w:rsidRPr="00EE3C7F">
        <w:rPr>
          <w:rFonts w:ascii="Raleway Light" w:hAnsi="Raleway Light"/>
          <w:i/>
        </w:rPr>
        <w:t xml:space="preserve"> </w:t>
      </w:r>
      <w:r w:rsidR="006C3CA0" w:rsidRPr="00EE3C7F">
        <w:rPr>
          <w:rFonts w:ascii="Raleway Light" w:hAnsi="Raleway Light"/>
          <w:i/>
        </w:rPr>
        <w:t>3-4-digit</w:t>
      </w:r>
      <w:r w:rsidRPr="00EE3C7F">
        <w:rPr>
          <w:rFonts w:ascii="Raleway Light" w:hAnsi="Raleway Light"/>
          <w:i/>
        </w:rPr>
        <w:t xml:space="preserve"> code)</w:t>
      </w:r>
      <w:r w:rsidRPr="00EE3C7F">
        <w:rPr>
          <w:rFonts w:ascii="Raleway Light" w:hAnsi="Raleway Light"/>
        </w:rPr>
        <w:t xml:space="preserve"> match, pass 999 in the CVV field.</w:t>
      </w:r>
    </w:p>
    <w:p w14:paraId="2E2CE8C9" w14:textId="257A1598" w:rsidR="008C335C" w:rsidRPr="00EE3C7F" w:rsidRDefault="00173AED" w:rsidP="00445193">
      <w:pPr>
        <w:pStyle w:val="Heading2"/>
        <w:rPr>
          <w:rFonts w:ascii="Raleway Light" w:hAnsi="Raleway Light" w:cs="Arial"/>
          <w:color w:val="4A297A"/>
        </w:rPr>
      </w:pPr>
      <w:bookmarkStart w:id="77" w:name="_Toc47302847"/>
      <w:r>
        <w:rPr>
          <w:rFonts w:ascii="Raleway Light" w:hAnsi="Raleway Light" w:cs="Arial"/>
          <w:color w:val="4A297A"/>
        </w:rPr>
        <w:t>Payment</w:t>
      </w:r>
      <w:r w:rsidR="00445193" w:rsidRPr="00EE3C7F">
        <w:rPr>
          <w:rFonts w:ascii="Raleway Light" w:hAnsi="Raleway Light" w:cs="Arial"/>
          <w:color w:val="4A297A"/>
        </w:rPr>
        <w:t xml:space="preserve"> Processing Essentials</w:t>
      </w:r>
      <w:bookmarkEnd w:id="77"/>
    </w:p>
    <w:p w14:paraId="0BEB42CF" w14:textId="77777777" w:rsidR="00B109DE" w:rsidRPr="00EE3C7F" w:rsidRDefault="00AD0D9F" w:rsidP="00233A6C">
      <w:pPr>
        <w:pStyle w:val="Heading3"/>
        <w:rPr>
          <w:rFonts w:ascii="Raleway Light" w:hAnsi="Raleway Light"/>
        </w:rPr>
      </w:pPr>
      <w:bookmarkStart w:id="78" w:name="_Toc47302848"/>
      <w:r w:rsidRPr="00EE3C7F">
        <w:rPr>
          <w:rFonts w:ascii="Raleway Light" w:hAnsi="Raleway Light"/>
        </w:rPr>
        <w:t>Credit Card Processing Players</w:t>
      </w:r>
      <w:bookmarkEnd w:id="78"/>
    </w:p>
    <w:p w14:paraId="5B6EC63B" w14:textId="77777777" w:rsidR="00B109DE" w:rsidRPr="00EE3C7F" w:rsidRDefault="00B109DE" w:rsidP="008C335C">
      <w:pPr>
        <w:rPr>
          <w:rFonts w:ascii="Raleway Light" w:hAnsi="Raleway Light" w:cs="Arial"/>
        </w:rPr>
      </w:pPr>
      <w:r w:rsidRPr="00EE3C7F">
        <w:rPr>
          <w:rFonts w:ascii="Raleway Light" w:hAnsi="Raleway Light" w:cs="Arial"/>
          <w:b/>
        </w:rPr>
        <w:t>Cardholder</w:t>
      </w:r>
      <w:r w:rsidR="004C07A1" w:rsidRPr="00EE3C7F">
        <w:rPr>
          <w:rFonts w:ascii="Raleway Light" w:hAnsi="Raleway Light" w:cs="Arial"/>
          <w:b/>
        </w:rPr>
        <w:t>-</w:t>
      </w:r>
      <w:r w:rsidR="00104911" w:rsidRPr="00EE3C7F">
        <w:rPr>
          <w:rFonts w:ascii="Raleway Light" w:hAnsi="Raleway Light" w:cs="Arial"/>
        </w:rPr>
        <w:t xml:space="preserve"> </w:t>
      </w:r>
      <w:r w:rsidR="005A5F18" w:rsidRPr="00EE3C7F">
        <w:rPr>
          <w:rFonts w:ascii="Raleway Light" w:hAnsi="Raleway Light" w:cs="Arial"/>
        </w:rPr>
        <w:t xml:space="preserve">If you have a credit or debit </w:t>
      </w:r>
      <w:r w:rsidR="00AD0D9F" w:rsidRPr="00EE3C7F">
        <w:rPr>
          <w:rFonts w:ascii="Raleway Light" w:hAnsi="Raleway Light" w:cs="Arial"/>
        </w:rPr>
        <w:t>card,</w:t>
      </w:r>
      <w:r w:rsidR="005A5F18" w:rsidRPr="00EE3C7F">
        <w:rPr>
          <w:rFonts w:ascii="Raleway Light" w:hAnsi="Raleway Light" w:cs="Arial"/>
        </w:rPr>
        <w:t xml:space="preserve"> you’re already familiar with the role of the cardholder. </w:t>
      </w:r>
      <w:r w:rsidR="00AD0D9F" w:rsidRPr="00EE3C7F">
        <w:rPr>
          <w:rFonts w:ascii="Raleway Light" w:hAnsi="Raleway Light" w:cs="Arial"/>
        </w:rPr>
        <w:t xml:space="preserve"> A</w:t>
      </w:r>
      <w:r w:rsidR="005A5F18" w:rsidRPr="00EE3C7F">
        <w:rPr>
          <w:rFonts w:ascii="Raleway Light" w:hAnsi="Raleway Light" w:cs="Arial"/>
        </w:rPr>
        <w:t xml:space="preserve"> cardholder is someone who obtains a bankcard (credit or debit) from a card issuing bank. They then present that card to merchants as payment for goods or services.</w:t>
      </w:r>
    </w:p>
    <w:p w14:paraId="43B7A6C4" w14:textId="77777777" w:rsidR="00B109DE" w:rsidRPr="00EE3C7F" w:rsidRDefault="00B109DE" w:rsidP="008C335C">
      <w:pPr>
        <w:rPr>
          <w:rFonts w:ascii="Raleway Light" w:hAnsi="Raleway Light" w:cs="Arial"/>
        </w:rPr>
      </w:pPr>
      <w:r w:rsidRPr="00EE3C7F">
        <w:rPr>
          <w:rFonts w:ascii="Raleway Light" w:hAnsi="Raleway Light" w:cs="Arial"/>
          <w:b/>
        </w:rPr>
        <w:t>Merchant</w:t>
      </w:r>
      <w:r w:rsidR="004C07A1" w:rsidRPr="00EE3C7F">
        <w:rPr>
          <w:rFonts w:ascii="Raleway Light" w:hAnsi="Raleway Light" w:cs="Arial"/>
          <w:b/>
        </w:rPr>
        <w:t>-</w:t>
      </w:r>
      <w:r w:rsidR="005A5F18" w:rsidRPr="00EE3C7F">
        <w:rPr>
          <w:rFonts w:ascii="Raleway Light" w:hAnsi="Raleway Light" w:cs="Arial"/>
        </w:rPr>
        <w:t xml:space="preserve"> </w:t>
      </w:r>
      <w:r w:rsidR="00AD0D9F" w:rsidRPr="00EE3C7F">
        <w:rPr>
          <w:rFonts w:ascii="Raleway Light" w:hAnsi="Raleway Light" w:cs="Arial"/>
        </w:rPr>
        <w:t>A merchant is a business that</w:t>
      </w:r>
      <w:r w:rsidR="005A5F18" w:rsidRPr="00EE3C7F">
        <w:rPr>
          <w:rFonts w:ascii="Raleway Light" w:hAnsi="Raleway Light" w:cs="Arial"/>
        </w:rPr>
        <w:t xml:space="preserve"> maintains a merchant account that enables them to accept credit or debit cards as payment from customers (cardholders) for goods or services provided.</w:t>
      </w:r>
    </w:p>
    <w:p w14:paraId="7785852A" w14:textId="77777777" w:rsidR="00B109DE" w:rsidRPr="00EE3C7F" w:rsidRDefault="00B109DE" w:rsidP="008C335C">
      <w:pPr>
        <w:rPr>
          <w:rFonts w:ascii="Raleway Light" w:hAnsi="Raleway Light" w:cs="Arial"/>
        </w:rPr>
      </w:pPr>
      <w:r w:rsidRPr="00EE3C7F">
        <w:rPr>
          <w:rFonts w:ascii="Raleway Light" w:hAnsi="Raleway Light" w:cs="Arial"/>
          <w:b/>
        </w:rPr>
        <w:t>Issuer</w:t>
      </w:r>
      <w:r w:rsidR="004C07A1" w:rsidRPr="00EE3C7F">
        <w:rPr>
          <w:rFonts w:ascii="Raleway Light" w:hAnsi="Raleway Light" w:cs="Arial"/>
        </w:rPr>
        <w:t>-</w:t>
      </w:r>
      <w:r w:rsidR="005A5F18" w:rsidRPr="00EE3C7F">
        <w:rPr>
          <w:rFonts w:ascii="Raleway Light" w:hAnsi="Raleway Light" w:cs="Arial"/>
        </w:rPr>
        <w:t xml:space="preserve"> An </w:t>
      </w:r>
      <w:r w:rsidR="0043698C" w:rsidRPr="00EE3C7F">
        <w:rPr>
          <w:rFonts w:ascii="Raleway Light" w:hAnsi="Raleway Light" w:cs="Arial"/>
        </w:rPr>
        <w:t>i</w:t>
      </w:r>
      <w:r w:rsidR="005A5F18" w:rsidRPr="00EE3C7F">
        <w:rPr>
          <w:rFonts w:ascii="Raleway Light" w:hAnsi="Raleway Light" w:cs="Arial"/>
        </w:rPr>
        <w:t xml:space="preserve">ssuing bank, otherwise known as the cardholder bank, is the bank that has provided the credit or debit card to the cardholder. </w:t>
      </w:r>
    </w:p>
    <w:p w14:paraId="5852A5E6" w14:textId="77777777" w:rsidR="00AD0D9F" w:rsidRPr="00EE3C7F" w:rsidRDefault="00AD0D9F" w:rsidP="008C335C">
      <w:pPr>
        <w:rPr>
          <w:rFonts w:ascii="Raleway Light" w:hAnsi="Raleway Light" w:cs="Arial"/>
        </w:rPr>
      </w:pPr>
      <w:r w:rsidRPr="00EE3C7F">
        <w:rPr>
          <w:rFonts w:ascii="Raleway Light" w:hAnsi="Raleway Light" w:cs="Arial"/>
          <w:b/>
        </w:rPr>
        <w:t>Card Associations-</w:t>
      </w:r>
      <w:r w:rsidRPr="00EE3C7F">
        <w:rPr>
          <w:rFonts w:ascii="Raleway Light" w:hAnsi="Raleway Light" w:cs="Arial"/>
        </w:rPr>
        <w:t xml:space="preserve"> Card Associations, otherwise known as Card Brands act as a custodian and clearing house for their respective card brand. The primary responsibilities of the Card Association are to govern the members of their associations, including interchange fees and qualification guidelines, act as the arbiter between issuing and acquiring banks, maintain and improve the card network and their brand. Example: VISA, Mastercard, American Express and Discover. </w:t>
      </w:r>
    </w:p>
    <w:p w14:paraId="75B35C51" w14:textId="77777777" w:rsidR="00AD0D9F" w:rsidRPr="00EE3C7F" w:rsidRDefault="00AD0D9F" w:rsidP="00AD0D9F">
      <w:pPr>
        <w:rPr>
          <w:rFonts w:ascii="Raleway Light" w:hAnsi="Raleway Light" w:cs="Arial"/>
        </w:rPr>
      </w:pPr>
      <w:r w:rsidRPr="00EE3C7F">
        <w:rPr>
          <w:rFonts w:ascii="Raleway Light" w:hAnsi="Raleway Light" w:cs="Arial"/>
          <w:b/>
        </w:rPr>
        <w:t>Payment Gateway-</w:t>
      </w:r>
      <w:r w:rsidRPr="00EE3C7F">
        <w:rPr>
          <w:rFonts w:ascii="Raleway Light" w:hAnsi="Raleway Light" w:cs="Arial"/>
        </w:rPr>
        <w:t xml:space="preserve"> </w:t>
      </w:r>
      <w:r w:rsidR="00975128" w:rsidRPr="00EE3C7F">
        <w:rPr>
          <w:rFonts w:ascii="Raleway Light" w:hAnsi="Raleway Light" w:cs="Arial"/>
        </w:rPr>
        <w:t>A Payment Gateway f</w:t>
      </w:r>
      <w:r w:rsidRPr="00EE3C7F">
        <w:rPr>
          <w:rFonts w:ascii="Raleway Light" w:hAnsi="Raleway Light" w:cs="Arial"/>
        </w:rPr>
        <w:t xml:space="preserve">acilitates the transfer of information between a payment portal and the front-end processor or acquiring bank. APS Payments has its own gateway call APSPays that interacts directly with your software solution. </w:t>
      </w:r>
    </w:p>
    <w:p w14:paraId="7CE9819D" w14:textId="77777777" w:rsidR="00D41F7C" w:rsidRPr="00EE3C7F" w:rsidRDefault="00D41F7C" w:rsidP="00233A6C">
      <w:pPr>
        <w:pStyle w:val="Heading3"/>
        <w:rPr>
          <w:rFonts w:ascii="Raleway Light" w:hAnsi="Raleway Light"/>
        </w:rPr>
      </w:pPr>
      <w:bookmarkStart w:id="79" w:name="_Toc47302849"/>
      <w:r w:rsidRPr="00EE3C7F">
        <w:rPr>
          <w:rFonts w:ascii="Raleway Light" w:hAnsi="Raleway Light"/>
        </w:rPr>
        <w:t>Authorization vs Capture</w:t>
      </w:r>
      <w:bookmarkEnd w:id="79"/>
    </w:p>
    <w:p w14:paraId="2959499C" w14:textId="77777777" w:rsidR="007C106B" w:rsidRPr="007C106B" w:rsidRDefault="007C106B" w:rsidP="007C106B">
      <w:pPr>
        <w:autoSpaceDE w:val="0"/>
        <w:autoSpaceDN w:val="0"/>
        <w:adjustRightInd w:val="0"/>
        <w:spacing w:before="0" w:after="0" w:line="240" w:lineRule="auto"/>
        <w:rPr>
          <w:rFonts w:cs="Raleway"/>
          <w:color w:val="000000"/>
        </w:rPr>
      </w:pPr>
      <w:r w:rsidRPr="007C106B">
        <w:rPr>
          <w:rFonts w:cs="Raleway"/>
          <w:color w:val="000000"/>
        </w:rPr>
        <w:t xml:space="preserve">An Authorization is a request to an issuing bank to place a hold on funds. Generally, the authorization request is step 1 of a 2-step processes that results in funds be transferred to your depositing bank. An authorization request alone does not result in payment. </w:t>
      </w:r>
    </w:p>
    <w:p w14:paraId="61699F11" w14:textId="77777777" w:rsidR="007C106B" w:rsidRPr="007C106B" w:rsidRDefault="007C106B" w:rsidP="007C106B">
      <w:pPr>
        <w:autoSpaceDE w:val="0"/>
        <w:autoSpaceDN w:val="0"/>
        <w:adjustRightInd w:val="0"/>
        <w:spacing w:before="0" w:after="0" w:line="240" w:lineRule="auto"/>
        <w:rPr>
          <w:rFonts w:cs="Raleway"/>
          <w:color w:val="000000"/>
        </w:rPr>
      </w:pPr>
      <w:r w:rsidRPr="007C106B">
        <w:rPr>
          <w:rFonts w:cs="Raleway"/>
          <w:color w:val="000000"/>
        </w:rPr>
        <w:t xml:space="preserve">Once an issuer approves the authorization request, a capture request can be sent to solidify the transaction. At this point the transaction, which is identified by the original authorization code, can be placed in queue for settlement. </w:t>
      </w:r>
    </w:p>
    <w:p w14:paraId="2DF94ACB" w14:textId="77777777" w:rsidR="007C106B" w:rsidRPr="007C106B" w:rsidRDefault="007C106B" w:rsidP="007C106B">
      <w:pPr>
        <w:rPr>
          <w:rFonts w:cs="Raleway"/>
          <w:color w:val="000000"/>
        </w:rPr>
      </w:pPr>
      <w:r w:rsidRPr="007C106B">
        <w:rPr>
          <w:rFonts w:cs="Raleway"/>
          <w:color w:val="000000"/>
        </w:rPr>
        <w:t xml:space="preserve">The capture request can be completed simultaneously with the authorization and is known as a sale. This is common practice in a retail or B2C environment but is less frequent with manufacturers or </w:t>
      </w:r>
      <w:r w:rsidRPr="007C106B">
        <w:rPr>
          <w:rFonts w:cs="Raleway"/>
          <w:color w:val="000000"/>
        </w:rPr>
        <w:lastRenderedPageBreak/>
        <w:t xml:space="preserve">wholesale distributors. Merchants can hold the authorization for a short period to allow adjustment to be made to the final amount. </w:t>
      </w:r>
    </w:p>
    <w:p w14:paraId="07357008" w14:textId="09922837" w:rsidR="00BA48BA" w:rsidRPr="00EE3C7F" w:rsidRDefault="00BA48BA" w:rsidP="00233A6C">
      <w:pPr>
        <w:pStyle w:val="Heading3"/>
        <w:rPr>
          <w:rFonts w:ascii="Raleway Light" w:hAnsi="Raleway Light"/>
        </w:rPr>
      </w:pPr>
      <w:bookmarkStart w:id="80" w:name="_Toc47302850"/>
      <w:r w:rsidRPr="00EE3C7F">
        <w:rPr>
          <w:rFonts w:ascii="Raleway Light" w:hAnsi="Raleway Light"/>
        </w:rPr>
        <w:t>Authorization Expiration</w:t>
      </w:r>
      <w:bookmarkEnd w:id="80"/>
      <w:r w:rsidRPr="00EE3C7F">
        <w:rPr>
          <w:rFonts w:ascii="Raleway Light" w:hAnsi="Raleway Light"/>
        </w:rPr>
        <w:t xml:space="preserve"> </w:t>
      </w:r>
    </w:p>
    <w:p w14:paraId="281799C1" w14:textId="77777777" w:rsidR="00BA48BA" w:rsidRPr="00EE3C7F" w:rsidRDefault="00BA48BA" w:rsidP="00883114">
      <w:pPr>
        <w:rPr>
          <w:rFonts w:ascii="Raleway Light" w:hAnsi="Raleway Light" w:cs="Arial"/>
        </w:rPr>
      </w:pPr>
      <w:r w:rsidRPr="00EE3C7F">
        <w:rPr>
          <w:rFonts w:ascii="Raleway Light" w:hAnsi="Raleway Light" w:cs="Arial"/>
        </w:rPr>
        <w:t>An authorization does not have an indefinite shelf life</w:t>
      </w:r>
      <w:r w:rsidR="00DA60AC" w:rsidRPr="00EE3C7F">
        <w:rPr>
          <w:rFonts w:ascii="Raleway Light" w:hAnsi="Raleway Light" w:cs="Arial"/>
        </w:rPr>
        <w:t xml:space="preserve"> </w:t>
      </w:r>
      <w:r w:rsidR="00883114" w:rsidRPr="00EE3C7F">
        <w:rPr>
          <w:rFonts w:ascii="Raleway Light" w:hAnsi="Raleway Light" w:cs="Arial"/>
        </w:rPr>
        <w:t>and is specific to your industry classification. Per VISA core operating rules, Aggregated Transaction</w:t>
      </w:r>
      <w:r w:rsidR="00B109DE" w:rsidRPr="00EE3C7F">
        <w:rPr>
          <w:rFonts w:ascii="Raleway Light" w:hAnsi="Raleway Light" w:cs="Arial"/>
        </w:rPr>
        <w:t>s</w:t>
      </w:r>
      <w:r w:rsidR="00883114" w:rsidRPr="00EE3C7F">
        <w:rPr>
          <w:rFonts w:ascii="Raleway Light" w:hAnsi="Raleway Light" w:cs="Arial"/>
        </w:rPr>
        <w:t xml:space="preserve"> in a Card-Absent Environment is valid no later than 7 days from the date on which the authorization was received. However, its ultimately up to the issuer to honor the authorization, APS </w:t>
      </w:r>
      <w:r w:rsidR="008742D9" w:rsidRPr="00EE3C7F">
        <w:rPr>
          <w:rFonts w:ascii="Raleway Light" w:hAnsi="Raleway Light" w:cs="Arial"/>
        </w:rPr>
        <w:t xml:space="preserve">Payments </w:t>
      </w:r>
      <w:r w:rsidR="00883114" w:rsidRPr="00EE3C7F">
        <w:rPr>
          <w:rFonts w:ascii="Raleway Light" w:hAnsi="Raleway Light" w:cs="Arial"/>
        </w:rPr>
        <w:t xml:space="preserve">recommends that most authorizations are sent for settlement within 3 calendar days from the original </w:t>
      </w:r>
      <w:r w:rsidR="00B109DE" w:rsidRPr="00EE3C7F">
        <w:rPr>
          <w:rFonts w:ascii="Raleway Light" w:hAnsi="Raleway Light" w:cs="Arial"/>
        </w:rPr>
        <w:t>date</w:t>
      </w:r>
      <w:r w:rsidR="00883114" w:rsidRPr="00EE3C7F">
        <w:rPr>
          <w:rFonts w:ascii="Raleway Light" w:hAnsi="Raleway Light" w:cs="Arial"/>
        </w:rPr>
        <w:t xml:space="preserve"> of authorization. </w:t>
      </w:r>
    </w:p>
    <w:p w14:paraId="2C725975" w14:textId="77777777" w:rsidR="00DA60AC" w:rsidRPr="00EE3C7F" w:rsidRDefault="00DA60AC" w:rsidP="00233A6C">
      <w:pPr>
        <w:pStyle w:val="Heading3"/>
        <w:rPr>
          <w:rFonts w:ascii="Raleway Light" w:hAnsi="Raleway Light"/>
        </w:rPr>
      </w:pPr>
      <w:bookmarkStart w:id="81" w:name="_Toc47302851"/>
      <w:r w:rsidRPr="00EE3C7F">
        <w:rPr>
          <w:rFonts w:ascii="Raleway Light" w:hAnsi="Raleway Light"/>
        </w:rPr>
        <w:t>Settlement</w:t>
      </w:r>
      <w:bookmarkEnd w:id="81"/>
    </w:p>
    <w:p w14:paraId="39DE96E6" w14:textId="77777777" w:rsidR="00126CCE" w:rsidRPr="00EE3C7F" w:rsidRDefault="00E64FCF" w:rsidP="008C335C">
      <w:pPr>
        <w:rPr>
          <w:rFonts w:ascii="Raleway Light" w:hAnsi="Raleway Light" w:cs="Arial"/>
        </w:rPr>
      </w:pPr>
      <w:r w:rsidRPr="00EE3C7F">
        <w:rPr>
          <w:rFonts w:ascii="Raleway Light" w:hAnsi="Raleway Light" w:cs="Arial"/>
        </w:rPr>
        <w:t xml:space="preserve">Settlement is the process in which captured transactions are submitted to be funded. Your APSPays </w:t>
      </w:r>
      <w:r w:rsidR="008742D9" w:rsidRPr="00EE3C7F">
        <w:rPr>
          <w:rFonts w:ascii="Raleway Light" w:hAnsi="Raleway Light" w:cs="Arial"/>
        </w:rPr>
        <w:t>G</w:t>
      </w:r>
      <w:r w:rsidRPr="00EE3C7F">
        <w:rPr>
          <w:rFonts w:ascii="Raleway Light" w:hAnsi="Raleway Light" w:cs="Arial"/>
        </w:rPr>
        <w:t xml:space="preserve">ateway completes this process at a set time. At this point, all transaction details are final.  </w:t>
      </w:r>
    </w:p>
    <w:p w14:paraId="2B4FD4A4" w14:textId="77777777" w:rsidR="00B87313" w:rsidRPr="00EE3C7F" w:rsidRDefault="00B87313" w:rsidP="00233A6C">
      <w:pPr>
        <w:pStyle w:val="Heading3"/>
        <w:rPr>
          <w:rFonts w:ascii="Raleway Light" w:hAnsi="Raleway Light"/>
        </w:rPr>
      </w:pPr>
      <w:bookmarkStart w:id="82" w:name="_Toc47302852"/>
      <w:r w:rsidRPr="00EE3C7F">
        <w:rPr>
          <w:rFonts w:ascii="Raleway Light" w:hAnsi="Raleway Light"/>
        </w:rPr>
        <w:t>Chargeback</w:t>
      </w:r>
      <w:bookmarkEnd w:id="82"/>
      <w:r w:rsidRPr="00EE3C7F">
        <w:rPr>
          <w:rFonts w:ascii="Raleway Light" w:hAnsi="Raleway Light"/>
        </w:rPr>
        <w:t xml:space="preserve"> </w:t>
      </w:r>
    </w:p>
    <w:p w14:paraId="309D5E50" w14:textId="77777777" w:rsidR="00B87313" w:rsidRPr="00EE3C7F" w:rsidRDefault="00B87313" w:rsidP="008C335C">
      <w:pPr>
        <w:rPr>
          <w:rFonts w:ascii="Raleway Light" w:hAnsi="Raleway Light" w:cs="Arial"/>
        </w:rPr>
      </w:pPr>
      <w:r w:rsidRPr="00EE3C7F">
        <w:rPr>
          <w:rFonts w:ascii="Raleway Light" w:hAnsi="Raleway Light" w:cs="Arial"/>
        </w:rPr>
        <w:t xml:space="preserve">A Chargeback is the return of funds to a customer who is disputing a charge. Chargebacks can be a stressor for merchants but there are a few ways to help protect yourself. </w:t>
      </w:r>
    </w:p>
    <w:p w14:paraId="2037E886" w14:textId="77777777" w:rsidR="00B87313" w:rsidRPr="00EE3C7F" w:rsidRDefault="00872180" w:rsidP="008C335C">
      <w:pPr>
        <w:rPr>
          <w:rFonts w:ascii="Raleway Light" w:hAnsi="Raleway Light" w:cs="Arial"/>
        </w:rPr>
      </w:pPr>
      <w:r w:rsidRPr="00EE3C7F">
        <w:rPr>
          <w:rFonts w:ascii="Raleway Light" w:hAnsi="Raleway Light" w:cs="Arial"/>
        </w:rPr>
        <w:t>A merchant’s most effective chargeback protection</w:t>
      </w:r>
      <w:r w:rsidR="00B87313" w:rsidRPr="00EE3C7F">
        <w:rPr>
          <w:rFonts w:ascii="Raleway Light" w:hAnsi="Raleway Light" w:cs="Arial"/>
        </w:rPr>
        <w:t xml:space="preserve"> is </w:t>
      </w:r>
      <w:r w:rsidRPr="00EE3C7F">
        <w:rPr>
          <w:rFonts w:ascii="Raleway Light" w:hAnsi="Raleway Light" w:cs="Arial"/>
        </w:rPr>
        <w:t>to</w:t>
      </w:r>
      <w:r w:rsidR="00B87313" w:rsidRPr="00EE3C7F">
        <w:rPr>
          <w:rFonts w:ascii="Raleway Light" w:hAnsi="Raleway Light" w:cs="Arial"/>
        </w:rPr>
        <w:t xml:space="preserve"> supply as much detail regarding the transaction as possible. Details such as Billing Address</w:t>
      </w:r>
      <w:r w:rsidR="008742D9" w:rsidRPr="00EE3C7F">
        <w:rPr>
          <w:rFonts w:ascii="Raleway Light" w:hAnsi="Raleway Light" w:cs="Arial"/>
        </w:rPr>
        <w:t xml:space="preserve"> and</w:t>
      </w:r>
      <w:r w:rsidR="00B87313" w:rsidRPr="00EE3C7F">
        <w:rPr>
          <w:rFonts w:ascii="Raleway Light" w:hAnsi="Raleway Light" w:cs="Arial"/>
        </w:rPr>
        <w:t xml:space="preserve"> CVV/CVV2 are critical </w:t>
      </w:r>
      <w:r w:rsidR="008742D9" w:rsidRPr="00EE3C7F">
        <w:rPr>
          <w:rFonts w:ascii="Raleway Light" w:hAnsi="Raleway Light" w:cs="Arial"/>
        </w:rPr>
        <w:t>factors</w:t>
      </w:r>
      <w:r w:rsidR="00B87313" w:rsidRPr="00EE3C7F">
        <w:rPr>
          <w:rFonts w:ascii="Raleway Light" w:hAnsi="Raleway Light" w:cs="Arial"/>
        </w:rPr>
        <w:t xml:space="preserve"> during the chargeback process. </w:t>
      </w:r>
      <w:r w:rsidR="008742D9" w:rsidRPr="00EE3C7F">
        <w:rPr>
          <w:rFonts w:ascii="Raleway Light" w:hAnsi="Raleway Light" w:cs="Arial"/>
        </w:rPr>
        <w:t>Merchants who supply the Billing Address and CVV/CVV2</w:t>
      </w:r>
      <w:r w:rsidR="00B87313" w:rsidRPr="00EE3C7F">
        <w:rPr>
          <w:rFonts w:ascii="Raleway Light" w:hAnsi="Raleway Light" w:cs="Arial"/>
        </w:rPr>
        <w:t xml:space="preserve"> can take advantage of APSPays </w:t>
      </w:r>
      <w:r w:rsidR="008742D9" w:rsidRPr="00EE3C7F">
        <w:rPr>
          <w:rFonts w:ascii="Raleway Light" w:hAnsi="Raleway Light" w:cs="Arial"/>
        </w:rPr>
        <w:t xml:space="preserve">Gateway’s </w:t>
      </w:r>
      <w:r w:rsidR="00B87313" w:rsidRPr="00EE3C7F">
        <w:rPr>
          <w:rFonts w:ascii="Raleway Light" w:hAnsi="Raleway Light" w:cs="Arial"/>
        </w:rPr>
        <w:t xml:space="preserve">Address Verification and Card Identification Controls to help manage </w:t>
      </w:r>
      <w:r w:rsidR="008742D9" w:rsidRPr="00EE3C7F">
        <w:rPr>
          <w:rFonts w:ascii="Raleway Light" w:hAnsi="Raleway Light" w:cs="Arial"/>
        </w:rPr>
        <w:t>the</w:t>
      </w:r>
      <w:r w:rsidR="00B87313" w:rsidRPr="00EE3C7F">
        <w:rPr>
          <w:rFonts w:ascii="Raleway Light" w:hAnsi="Raleway Light" w:cs="Arial"/>
        </w:rPr>
        <w:t xml:space="preserve"> per</w:t>
      </w:r>
      <w:r w:rsidR="008742D9" w:rsidRPr="00EE3C7F">
        <w:rPr>
          <w:rFonts w:ascii="Raleway Light" w:hAnsi="Raleway Light" w:cs="Arial"/>
        </w:rPr>
        <w:t>-</w:t>
      </w:r>
      <w:r w:rsidR="00B87313" w:rsidRPr="00EE3C7F">
        <w:rPr>
          <w:rFonts w:ascii="Raleway Light" w:hAnsi="Raleway Light" w:cs="Arial"/>
        </w:rPr>
        <w:t xml:space="preserve">transaction risk. </w:t>
      </w:r>
    </w:p>
    <w:p w14:paraId="000926FD" w14:textId="77777777" w:rsidR="00B87313" w:rsidRPr="00EE3C7F" w:rsidRDefault="00B87313" w:rsidP="00233A6C">
      <w:pPr>
        <w:pStyle w:val="Heading3"/>
        <w:rPr>
          <w:rFonts w:ascii="Raleway Light" w:hAnsi="Raleway Light"/>
        </w:rPr>
      </w:pPr>
      <w:bookmarkStart w:id="83" w:name="_Toc47302853"/>
      <w:r w:rsidRPr="00EE3C7F">
        <w:rPr>
          <w:rFonts w:ascii="Raleway Light" w:hAnsi="Raleway Light"/>
        </w:rPr>
        <w:t>AVS and CVV/CVV2</w:t>
      </w:r>
      <w:bookmarkEnd w:id="83"/>
    </w:p>
    <w:p w14:paraId="7A296CF5" w14:textId="77777777" w:rsidR="00B87313" w:rsidRPr="00EE3C7F" w:rsidRDefault="00B87313" w:rsidP="00B87313">
      <w:pPr>
        <w:rPr>
          <w:rFonts w:ascii="Raleway Light" w:hAnsi="Raleway Light" w:cs="Arial"/>
        </w:rPr>
      </w:pPr>
      <w:r w:rsidRPr="00EE3C7F">
        <w:rPr>
          <w:rFonts w:ascii="Raleway Light" w:hAnsi="Raleway Light" w:cs="Arial"/>
        </w:rPr>
        <w:t xml:space="preserve">Address Verification Services (AVS) is a service to combat fraudulent activity </w:t>
      </w:r>
      <w:r w:rsidR="00853AE6" w:rsidRPr="00EE3C7F">
        <w:rPr>
          <w:rFonts w:ascii="Raleway Light" w:hAnsi="Raleway Light" w:cs="Arial"/>
        </w:rPr>
        <w:t>in a card absent environment</w:t>
      </w:r>
      <w:r w:rsidRPr="00EE3C7F">
        <w:rPr>
          <w:rFonts w:ascii="Raleway Light" w:hAnsi="Raleway Light" w:cs="Arial"/>
        </w:rPr>
        <w:t xml:space="preserve"> by cross-referencing the cardholder’s </w:t>
      </w:r>
      <w:r w:rsidR="00853AE6" w:rsidRPr="00EE3C7F">
        <w:rPr>
          <w:rFonts w:ascii="Raleway Light" w:hAnsi="Raleway Light" w:cs="Arial"/>
        </w:rPr>
        <w:t xml:space="preserve">billing </w:t>
      </w:r>
      <w:r w:rsidRPr="00EE3C7F">
        <w:rPr>
          <w:rFonts w:ascii="Raleway Light" w:hAnsi="Raleway Light" w:cs="Arial"/>
        </w:rPr>
        <w:t>address information with the card issuer’s records. AVS is widely supported by Visa, MasterCard and American Express in the USA, Canada and United Kingdom.</w:t>
      </w:r>
    </w:p>
    <w:p w14:paraId="2245E3ED" w14:textId="77777777" w:rsidR="00B87313" w:rsidRPr="00EE3C7F" w:rsidRDefault="00B87313" w:rsidP="00B87313">
      <w:pPr>
        <w:rPr>
          <w:rFonts w:ascii="Raleway Light" w:hAnsi="Raleway Light" w:cs="Arial"/>
        </w:rPr>
      </w:pPr>
      <w:r w:rsidRPr="00EE3C7F">
        <w:rPr>
          <w:rFonts w:ascii="Raleway Light" w:hAnsi="Raleway Light" w:cs="Arial"/>
        </w:rPr>
        <w:t>AVS verifies the numeric portions of a cardholder's billing address. For example, if the address is 101 Main Street, Highland, CA 92346, in the United States, AVS will check 101 and 92346.</w:t>
      </w:r>
    </w:p>
    <w:p w14:paraId="6E45B205" w14:textId="77777777" w:rsidR="00B87313" w:rsidRPr="00EE3C7F" w:rsidRDefault="00B87313" w:rsidP="00B87313">
      <w:pPr>
        <w:rPr>
          <w:rFonts w:ascii="Raleway Light" w:hAnsi="Raleway Light" w:cs="Arial"/>
        </w:rPr>
      </w:pPr>
      <w:r w:rsidRPr="00EE3C7F">
        <w:rPr>
          <w:rFonts w:ascii="Raleway Light" w:hAnsi="Raleway Light" w:cs="Arial"/>
        </w:rPr>
        <w:t>Card Verification Value (CVV</w:t>
      </w:r>
      <w:r w:rsidR="00853AE6" w:rsidRPr="00EE3C7F">
        <w:rPr>
          <w:rFonts w:ascii="Raleway Light" w:hAnsi="Raleway Light" w:cs="Arial"/>
        </w:rPr>
        <w:t>/CVV2</w:t>
      </w:r>
      <w:r w:rsidRPr="00EE3C7F">
        <w:rPr>
          <w:rFonts w:ascii="Raleway Light" w:hAnsi="Raleway Light" w:cs="Arial"/>
        </w:rPr>
        <w:t>) is an anti-fraud security feature to help verify that you are in possession of your credit card. For Visa/Mastercard, the three-digit CVV</w:t>
      </w:r>
      <w:r w:rsidR="00853AE6" w:rsidRPr="00EE3C7F">
        <w:rPr>
          <w:rFonts w:ascii="Raleway Light" w:hAnsi="Raleway Light" w:cs="Arial"/>
        </w:rPr>
        <w:t>/CVV2</w:t>
      </w:r>
      <w:r w:rsidRPr="00EE3C7F">
        <w:rPr>
          <w:rFonts w:ascii="Raleway Light" w:hAnsi="Raleway Light" w:cs="Arial"/>
        </w:rPr>
        <w:t xml:space="preserve"> number is printed on the signature panel on the back of the card immediately after the card's account number. For American Express, the four-digit CVV number is printed on the front of the card above the card account number.</w:t>
      </w:r>
    </w:p>
    <w:p w14:paraId="02CB4921" w14:textId="77777777" w:rsidR="00B87313" w:rsidRPr="00EE3C7F" w:rsidRDefault="00B87313" w:rsidP="00B87313">
      <w:pPr>
        <w:rPr>
          <w:rFonts w:ascii="Raleway Light" w:hAnsi="Raleway Light" w:cs="Arial"/>
          <w:color w:val="4A297A"/>
        </w:rPr>
      </w:pPr>
      <w:r w:rsidRPr="00EE3C7F">
        <w:rPr>
          <w:rFonts w:ascii="Raleway Light" w:hAnsi="Raleway Light" w:cs="Arial"/>
          <w:color w:val="4A297A"/>
        </w:rPr>
        <w:t>Why is this important?</w:t>
      </w:r>
    </w:p>
    <w:p w14:paraId="4BC12C43" w14:textId="77777777" w:rsidR="00B87313" w:rsidRPr="00EE3C7F" w:rsidRDefault="00B87313" w:rsidP="00B87313">
      <w:pPr>
        <w:rPr>
          <w:rFonts w:ascii="Raleway Light" w:hAnsi="Raleway Light" w:cs="Arial"/>
        </w:rPr>
      </w:pPr>
      <w:r w:rsidRPr="00EE3C7F">
        <w:rPr>
          <w:rFonts w:ascii="Raleway Light" w:hAnsi="Raleway Light" w:cs="Arial"/>
        </w:rPr>
        <w:t>Many banks approve transactions even if they recognize that the address information or Card Verification Value (CVV</w:t>
      </w:r>
      <w:r w:rsidR="00853AE6" w:rsidRPr="00EE3C7F">
        <w:rPr>
          <w:rFonts w:ascii="Raleway Light" w:hAnsi="Raleway Light" w:cs="Arial"/>
        </w:rPr>
        <w:t>/CVV2</w:t>
      </w:r>
      <w:r w:rsidRPr="00EE3C7F">
        <w:rPr>
          <w:rFonts w:ascii="Raleway Light" w:hAnsi="Raleway Light" w:cs="Arial"/>
        </w:rPr>
        <w:t>) included with the transaction doesn’t match what they have on file. APSPays</w:t>
      </w:r>
      <w:r w:rsidR="008742D9" w:rsidRPr="00EE3C7F">
        <w:rPr>
          <w:rFonts w:ascii="Raleway Light" w:hAnsi="Raleway Light" w:cs="Arial"/>
        </w:rPr>
        <w:t xml:space="preserve"> Gateway</w:t>
      </w:r>
      <w:r w:rsidRPr="00EE3C7F">
        <w:rPr>
          <w:rFonts w:ascii="Raleway Light" w:hAnsi="Raleway Light" w:cs="Arial"/>
        </w:rPr>
        <w:t xml:space="preserve"> offers customizable Address Verification System (AVS) and CVV/CVV2 rules that </w:t>
      </w:r>
      <w:r w:rsidRPr="00EE3C7F">
        <w:rPr>
          <w:rFonts w:ascii="Raleway Light" w:hAnsi="Raleway Light" w:cs="Arial"/>
        </w:rPr>
        <w:lastRenderedPageBreak/>
        <w:t>reject transactions based on response codes returned by the issuing bank. This helps ensure that only authorized users of a credit card are able to make purchases.</w:t>
      </w:r>
    </w:p>
    <w:p w14:paraId="4CCBE5CD" w14:textId="77777777" w:rsidR="00B87313" w:rsidRPr="00EE3C7F" w:rsidRDefault="00B87313" w:rsidP="00B87313">
      <w:pPr>
        <w:rPr>
          <w:rFonts w:ascii="Raleway Light" w:hAnsi="Raleway Light" w:cs="Arial"/>
          <w:color w:val="4A297A"/>
        </w:rPr>
      </w:pPr>
      <w:r w:rsidRPr="00EE3C7F">
        <w:rPr>
          <w:rFonts w:ascii="Raleway Light" w:hAnsi="Raleway Light" w:cs="Arial"/>
          <w:color w:val="4A297A"/>
        </w:rPr>
        <w:t xml:space="preserve">What happens when the address or security code don’t match? </w:t>
      </w:r>
    </w:p>
    <w:p w14:paraId="453BC3B0" w14:textId="77777777" w:rsidR="00B87313" w:rsidRPr="00EE3C7F" w:rsidRDefault="00B87313" w:rsidP="00B87313">
      <w:pPr>
        <w:rPr>
          <w:rFonts w:ascii="Raleway Light" w:hAnsi="Raleway Light" w:cs="Arial"/>
        </w:rPr>
      </w:pPr>
      <w:r w:rsidRPr="00EE3C7F">
        <w:rPr>
          <w:rFonts w:ascii="Raleway Light" w:hAnsi="Raleway Light" w:cs="Arial"/>
        </w:rPr>
        <w:t xml:space="preserve">If the issuing bank’s response triggers one of your AVS or CVV rules, the APSPays Gateway will reject the transaction (“GATEWAY REJECTED: AVS REJECTED”) and send a void request to the issuing bank. </w:t>
      </w:r>
    </w:p>
    <w:p w14:paraId="20CF0517" w14:textId="77777777" w:rsidR="00B87313" w:rsidRPr="00EE3C7F" w:rsidRDefault="00B87313" w:rsidP="00B87313">
      <w:pPr>
        <w:rPr>
          <w:rFonts w:ascii="Raleway Light" w:hAnsi="Raleway Light" w:cs="Arial"/>
        </w:rPr>
      </w:pPr>
      <w:r w:rsidRPr="00EE3C7F">
        <w:rPr>
          <w:rFonts w:ascii="Raleway Light" w:hAnsi="Raleway Light" w:cs="Arial"/>
        </w:rPr>
        <w:t>Keep in mind that some banks don't recognize void requests immediately.</w:t>
      </w:r>
    </w:p>
    <w:p w14:paraId="41030824" w14:textId="77777777" w:rsidR="00B87313" w:rsidRPr="00EE3C7F" w:rsidRDefault="00B87313" w:rsidP="00B87313">
      <w:pPr>
        <w:rPr>
          <w:rFonts w:ascii="Raleway Light" w:hAnsi="Raleway Light" w:cs="Arial"/>
          <w:color w:val="4A297A"/>
        </w:rPr>
      </w:pPr>
      <w:r w:rsidRPr="00EE3C7F">
        <w:rPr>
          <w:rFonts w:ascii="Raleway Light" w:hAnsi="Raleway Light" w:cs="Arial"/>
          <w:color w:val="4A297A"/>
        </w:rPr>
        <w:t>Can I change my AVS and CVV Security Options?</w:t>
      </w:r>
    </w:p>
    <w:p w14:paraId="2C5C1D2E" w14:textId="77777777" w:rsidR="00B87313" w:rsidRPr="00EE3C7F" w:rsidRDefault="00B87313" w:rsidP="00B87313">
      <w:pPr>
        <w:rPr>
          <w:rFonts w:ascii="Raleway Light" w:hAnsi="Raleway Light" w:cs="Arial"/>
        </w:rPr>
      </w:pPr>
      <w:r w:rsidRPr="00EE3C7F">
        <w:rPr>
          <w:rFonts w:ascii="Raleway Light" w:hAnsi="Raleway Light" w:cs="Arial"/>
        </w:rPr>
        <w:t xml:space="preserve">APS </w:t>
      </w:r>
      <w:r w:rsidR="008742D9" w:rsidRPr="00EE3C7F">
        <w:rPr>
          <w:rFonts w:ascii="Raleway Light" w:hAnsi="Raleway Light" w:cs="Arial"/>
        </w:rPr>
        <w:t xml:space="preserve">Payments </w:t>
      </w:r>
      <w:r w:rsidRPr="00EE3C7F">
        <w:rPr>
          <w:rFonts w:ascii="Raleway Light" w:hAnsi="Raleway Light" w:cs="Arial"/>
        </w:rPr>
        <w:t>does not recommend operating your APSPays Gateway without AVS and CVV settings but recognizes certain business needs may warrant adjustments to the default settings. Instructions to do so are below:</w:t>
      </w:r>
    </w:p>
    <w:p w14:paraId="64D827DA" w14:textId="77777777" w:rsidR="00B87313" w:rsidRPr="00EE3C7F" w:rsidRDefault="00B87313" w:rsidP="00B87313">
      <w:pPr>
        <w:rPr>
          <w:rFonts w:ascii="Raleway Light" w:hAnsi="Raleway Light" w:cs="Arial"/>
        </w:rPr>
      </w:pPr>
      <w:r w:rsidRPr="00EE3C7F">
        <w:rPr>
          <w:rFonts w:ascii="Raleway Light" w:hAnsi="Raleway Light" w:cs="Arial"/>
        </w:rPr>
        <w:t xml:space="preserve">Address Verification: </w:t>
      </w:r>
      <w:hyperlink r:id="rId88" w:history="1">
        <w:r w:rsidRPr="00EE3C7F">
          <w:rPr>
            <w:rStyle w:val="Hyperlink"/>
            <w:rFonts w:ascii="Raleway Light" w:hAnsi="Raleway Light" w:cs="Arial"/>
            <w:color w:val="01626F"/>
          </w:rPr>
          <w:t>https://vimeo.com/200899769</w:t>
        </w:r>
      </w:hyperlink>
      <w:r w:rsidRPr="00EE3C7F">
        <w:rPr>
          <w:rFonts w:ascii="Raleway Light" w:hAnsi="Raleway Light" w:cs="Arial"/>
          <w:color w:val="01626F"/>
        </w:rPr>
        <w:t xml:space="preserve">  </w:t>
      </w:r>
    </w:p>
    <w:p w14:paraId="537DD499" w14:textId="77777777" w:rsidR="00B87313" w:rsidRPr="00EE3C7F" w:rsidRDefault="00B87313" w:rsidP="00B87313">
      <w:pPr>
        <w:rPr>
          <w:rFonts w:ascii="Raleway Light" w:hAnsi="Raleway Light" w:cs="Arial"/>
        </w:rPr>
      </w:pPr>
      <w:r w:rsidRPr="00EE3C7F">
        <w:rPr>
          <w:rFonts w:ascii="Raleway Light" w:hAnsi="Raleway Light" w:cs="Arial"/>
        </w:rPr>
        <w:t xml:space="preserve">Card ID Verification: </w:t>
      </w:r>
      <w:hyperlink r:id="rId89" w:history="1">
        <w:r w:rsidRPr="00EE3C7F">
          <w:rPr>
            <w:rStyle w:val="Hyperlink"/>
            <w:rFonts w:ascii="Raleway Light" w:hAnsi="Raleway Light" w:cs="Arial"/>
            <w:color w:val="01626F"/>
          </w:rPr>
          <w:t>https://vimeo.com/200899749</w:t>
        </w:r>
      </w:hyperlink>
      <w:r w:rsidRPr="00EE3C7F">
        <w:rPr>
          <w:rFonts w:ascii="Raleway Light" w:hAnsi="Raleway Light" w:cs="Arial"/>
          <w:color w:val="01626F"/>
        </w:rPr>
        <w:t xml:space="preserve">  </w:t>
      </w:r>
    </w:p>
    <w:p w14:paraId="1D51DBD5" w14:textId="069ABD37" w:rsidR="00B87313" w:rsidRPr="00EE3C7F" w:rsidRDefault="007C106B" w:rsidP="00B87313">
      <w:pPr>
        <w:rPr>
          <w:rFonts w:ascii="Raleway Light" w:hAnsi="Raleway Light" w:cs="Arial"/>
        </w:rPr>
      </w:pPr>
      <w:r w:rsidRPr="007C106B">
        <w:rPr>
          <w:b/>
          <w:color w:val="F79420"/>
        </w:rPr>
        <w:t>*NOTE*</w:t>
      </w:r>
      <w:r>
        <w:rPr>
          <w:color w:val="F79420"/>
        </w:rPr>
        <w:t xml:space="preserve"> Transactions without proper AVS and CVV security checks are at higher risk for chargebacks, which may result in financial loss. </w:t>
      </w:r>
    </w:p>
    <w:p w14:paraId="760C96B9" w14:textId="77777777" w:rsidR="00445193" w:rsidRPr="00EE3C7F" w:rsidRDefault="00445193" w:rsidP="00445193">
      <w:pPr>
        <w:pStyle w:val="Heading2"/>
        <w:rPr>
          <w:rFonts w:ascii="Raleway Light" w:hAnsi="Raleway Light" w:cs="Arial"/>
          <w:color w:val="4A297A"/>
        </w:rPr>
      </w:pPr>
      <w:bookmarkStart w:id="84" w:name="_Toc47302854"/>
      <w:r w:rsidRPr="00EE3C7F">
        <w:rPr>
          <w:rFonts w:ascii="Raleway Light" w:hAnsi="Raleway Light" w:cs="Arial"/>
          <w:color w:val="4A297A"/>
        </w:rPr>
        <w:t>Contact Information</w:t>
      </w:r>
      <w:bookmarkEnd w:id="84"/>
      <w:r w:rsidRPr="00EE3C7F">
        <w:rPr>
          <w:rFonts w:ascii="Raleway Light" w:hAnsi="Raleway Light" w:cs="Arial"/>
          <w:color w:val="4A297A"/>
        </w:rPr>
        <w:t xml:space="preserve"> </w:t>
      </w:r>
    </w:p>
    <w:p w14:paraId="5BFF311D" w14:textId="2D29BD62" w:rsidR="00462B9A" w:rsidRDefault="00462B9A" w:rsidP="00233A6C">
      <w:pPr>
        <w:pStyle w:val="Heading3"/>
        <w:rPr>
          <w:rFonts w:ascii="Raleway Light" w:hAnsi="Raleway Light"/>
        </w:rPr>
      </w:pPr>
      <w:bookmarkStart w:id="85" w:name="_Toc47302855"/>
      <w:r w:rsidRPr="00EE3C7F">
        <w:rPr>
          <w:rFonts w:ascii="Raleway Light" w:hAnsi="Raleway Light"/>
        </w:rPr>
        <w:t>Customer Service</w:t>
      </w:r>
      <w:bookmarkEnd w:id="85"/>
    </w:p>
    <w:p w14:paraId="355317B1" w14:textId="4D1ED275" w:rsidR="00D63A54" w:rsidRPr="00D63A54" w:rsidRDefault="00D63A54" w:rsidP="00D63A54">
      <w:r>
        <w:t xml:space="preserve">The APS Payments Customer Service Team is your first point of contact for general inquiries. </w:t>
      </w:r>
    </w:p>
    <w:p w14:paraId="325EB45F" w14:textId="77777777" w:rsidR="00462B9A" w:rsidRPr="00EE3C7F" w:rsidRDefault="00462B9A" w:rsidP="00462B9A">
      <w:pPr>
        <w:ind w:left="1440"/>
        <w:rPr>
          <w:rFonts w:ascii="Raleway Light" w:hAnsi="Raleway Light"/>
        </w:rPr>
      </w:pPr>
      <w:r w:rsidRPr="00EE3C7F">
        <w:rPr>
          <w:rFonts w:ascii="Raleway Light" w:hAnsi="Raleway Light"/>
          <w:b/>
        </w:rPr>
        <w:t xml:space="preserve">Phone: </w:t>
      </w:r>
      <w:r w:rsidRPr="00EE3C7F">
        <w:rPr>
          <w:rFonts w:ascii="Raleway Light" w:hAnsi="Raleway Light"/>
        </w:rPr>
        <w:t>888.685.1900</w:t>
      </w:r>
    </w:p>
    <w:p w14:paraId="763A7182" w14:textId="77777777" w:rsidR="00462B9A" w:rsidRPr="00EE3C7F" w:rsidRDefault="00462B9A" w:rsidP="00462B9A">
      <w:pPr>
        <w:ind w:left="1440"/>
        <w:rPr>
          <w:rFonts w:ascii="Raleway Light" w:hAnsi="Raleway Light"/>
        </w:rPr>
      </w:pPr>
      <w:r w:rsidRPr="00EE3C7F">
        <w:rPr>
          <w:rFonts w:ascii="Raleway Light" w:hAnsi="Raleway Light"/>
          <w:b/>
        </w:rPr>
        <w:t xml:space="preserve">Email: </w:t>
      </w:r>
      <w:hyperlink r:id="rId90" w:history="1">
        <w:r w:rsidR="00760E24" w:rsidRPr="00953A2E">
          <w:rPr>
            <w:rStyle w:val="Hyperlink"/>
            <w:rFonts w:ascii="Raleway Light" w:hAnsi="Raleway Light" w:cs="Arial"/>
            <w:color w:val="01626F"/>
          </w:rPr>
          <w:t>apscsr@apspayments.com</w:t>
        </w:r>
      </w:hyperlink>
    </w:p>
    <w:p w14:paraId="5FE8F76E" w14:textId="77777777" w:rsidR="00462B9A" w:rsidRPr="00EE3C7F" w:rsidRDefault="00D320AE" w:rsidP="00233A6C">
      <w:pPr>
        <w:pStyle w:val="Heading3"/>
        <w:rPr>
          <w:rFonts w:ascii="Raleway Light" w:hAnsi="Raleway Light"/>
        </w:rPr>
      </w:pPr>
      <w:bookmarkStart w:id="86" w:name="_Toc47302856"/>
      <w:r w:rsidRPr="00EE3C7F">
        <w:rPr>
          <w:rFonts w:ascii="Raleway Light" w:hAnsi="Raleway Light"/>
        </w:rPr>
        <w:t>Integrations Team</w:t>
      </w:r>
      <w:bookmarkEnd w:id="86"/>
    </w:p>
    <w:p w14:paraId="076922A3" w14:textId="74681814" w:rsidR="00D320AE" w:rsidRPr="00EE3C7F" w:rsidRDefault="00462B9A" w:rsidP="00D320AE">
      <w:pPr>
        <w:rPr>
          <w:rFonts w:ascii="Raleway Light" w:hAnsi="Raleway Light"/>
        </w:rPr>
      </w:pPr>
      <w:r w:rsidRPr="00EE3C7F">
        <w:rPr>
          <w:rFonts w:ascii="Raleway Light" w:hAnsi="Raleway Light"/>
        </w:rPr>
        <w:t xml:space="preserve">The APS Payments Integration team is your first point of contact regarding Software support or APSPays Gateway questions. </w:t>
      </w:r>
    </w:p>
    <w:p w14:paraId="67627B5D" w14:textId="77777777" w:rsidR="00462B9A" w:rsidRPr="00EE3C7F" w:rsidRDefault="00462B9A" w:rsidP="00462B9A">
      <w:pPr>
        <w:ind w:left="1440"/>
        <w:rPr>
          <w:rFonts w:ascii="Raleway Light" w:hAnsi="Raleway Light"/>
        </w:rPr>
      </w:pPr>
      <w:r w:rsidRPr="00EE3C7F">
        <w:rPr>
          <w:rFonts w:ascii="Raleway Light" w:hAnsi="Raleway Light"/>
          <w:b/>
        </w:rPr>
        <w:t>Phone:</w:t>
      </w:r>
      <w:r w:rsidRPr="00EE3C7F">
        <w:rPr>
          <w:rFonts w:ascii="Raleway Light" w:hAnsi="Raleway Light"/>
        </w:rPr>
        <w:t xml:space="preserve"> 888.685.1900</w:t>
      </w:r>
    </w:p>
    <w:p w14:paraId="482388CF" w14:textId="77777777" w:rsidR="00462B9A" w:rsidRPr="00EE3C7F" w:rsidRDefault="00462B9A" w:rsidP="00462B9A">
      <w:pPr>
        <w:ind w:left="1440"/>
        <w:rPr>
          <w:rFonts w:ascii="Raleway Light" w:hAnsi="Raleway Light"/>
        </w:rPr>
      </w:pPr>
      <w:r w:rsidRPr="00EE3C7F">
        <w:rPr>
          <w:rFonts w:ascii="Raleway Light" w:hAnsi="Raleway Light"/>
          <w:b/>
        </w:rPr>
        <w:t>Email:</w:t>
      </w:r>
      <w:r w:rsidRPr="00EE3C7F">
        <w:rPr>
          <w:rFonts w:ascii="Raleway Light" w:hAnsi="Raleway Light"/>
        </w:rPr>
        <w:t xml:space="preserve"> </w:t>
      </w:r>
      <w:hyperlink r:id="rId91" w:history="1">
        <w:r w:rsidR="00760E24" w:rsidRPr="00953A2E">
          <w:rPr>
            <w:rStyle w:val="Hyperlink"/>
            <w:rFonts w:ascii="Raleway Light" w:hAnsi="Raleway Light" w:cs="Arial"/>
            <w:color w:val="01626F"/>
          </w:rPr>
          <w:t>Integrations@apspayments.com</w:t>
        </w:r>
      </w:hyperlink>
    </w:p>
    <w:p w14:paraId="18228562" w14:textId="77777777" w:rsidR="00760E24" w:rsidRPr="00EE3C7F" w:rsidDel="00B04B67" w:rsidRDefault="00760E24" w:rsidP="00C33A54">
      <w:pPr>
        <w:ind w:left="1440"/>
        <w:rPr>
          <w:del w:id="87" w:author="Christian Woolf" w:date="2019-01-28T14:52:00Z"/>
          <w:rFonts w:ascii="Raleway Light" w:hAnsi="Raleway Light"/>
        </w:rPr>
      </w:pPr>
    </w:p>
    <w:p w14:paraId="7F63C190" w14:textId="77777777" w:rsidR="00462B9A" w:rsidRPr="00EE3C7F" w:rsidDel="00260C7E" w:rsidRDefault="00462B9A" w:rsidP="00C33A54">
      <w:pPr>
        <w:rPr>
          <w:del w:id="88" w:author="Christian Woolf" w:date="2019-01-28T14:49:00Z"/>
          <w:rFonts w:ascii="Raleway Light" w:hAnsi="Raleway Light"/>
        </w:rPr>
      </w:pPr>
    </w:p>
    <w:p w14:paraId="31059DA9" w14:textId="77777777" w:rsidR="00462B9A" w:rsidRPr="00EE3C7F" w:rsidRDefault="00462B9A" w:rsidP="00462B9A">
      <w:pPr>
        <w:rPr>
          <w:rFonts w:ascii="Raleway Light" w:hAnsi="Raleway Light"/>
        </w:rPr>
      </w:pPr>
    </w:p>
    <w:sectPr w:rsidR="00462B9A" w:rsidRPr="00EE3C7F" w:rsidSect="007F7484">
      <w:headerReference w:type="default" r:id="rId92"/>
      <w:footerReference w:type="default" r:id="rId9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70DF72" w14:textId="77777777" w:rsidR="000815AA" w:rsidRDefault="000815AA" w:rsidP="000329E2">
      <w:pPr>
        <w:spacing w:after="0" w:line="240" w:lineRule="auto"/>
      </w:pPr>
      <w:r>
        <w:separator/>
      </w:r>
    </w:p>
  </w:endnote>
  <w:endnote w:type="continuationSeparator" w:id="0">
    <w:p w14:paraId="6A02479F" w14:textId="77777777" w:rsidR="000815AA" w:rsidRDefault="000815AA" w:rsidP="00032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Raleway Light">
    <w:altName w:val="Trebuchet MS"/>
    <w:charset w:val="00"/>
    <w:family w:val="swiss"/>
    <w:pitch w:val="variable"/>
    <w:sig w:usb0="A00002FF" w:usb1="5000205B" w:usb2="00000000" w:usb3="00000000" w:csb0="00000097" w:csb1="00000000"/>
  </w:font>
  <w:font w:name="Segoe UI">
    <w:panose1 w:val="020B0502040204020203"/>
    <w:charset w:val="00"/>
    <w:family w:val="swiss"/>
    <w:pitch w:val="variable"/>
    <w:sig w:usb0="E4002EFF" w:usb1="C000E47F" w:usb2="00000009" w:usb3="00000000" w:csb0="000001FF" w:csb1="00000000"/>
  </w:font>
  <w:font w:name="Raleway Bold">
    <w:altName w:val="Trebuchet MS"/>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Raleway italic">
    <w:altName w:val="Trebuchet MS"/>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Raleway">
    <w:altName w:val="Trebuchet MS"/>
    <w:charset w:val="00"/>
    <w:family w:val="swiss"/>
    <w:pitch w:val="variable"/>
    <w:sig w:usb0="A00002FF" w:usb1="5000205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FBD96" w14:textId="55C2A0A5" w:rsidR="00185CF1" w:rsidRPr="00B170AF" w:rsidRDefault="00185CF1">
    <w:pPr>
      <w:pStyle w:val="Footer"/>
      <w:rPr>
        <w:rFonts w:ascii="Raleway" w:hAnsi="Raleway"/>
        <w:color w:val="4A297A"/>
      </w:rPr>
    </w:pPr>
    <w:r w:rsidRPr="00FE438C">
      <w:rPr>
        <w:rFonts w:ascii="Raleway" w:hAnsi="Raleway"/>
        <w:color w:val="4A297A"/>
        <w:sz w:val="16"/>
      </w:rPr>
      <w:t>©20</w:t>
    </w:r>
    <w:r>
      <w:rPr>
        <w:rFonts w:ascii="Raleway" w:hAnsi="Raleway"/>
        <w:color w:val="4A297A"/>
        <w:sz w:val="16"/>
      </w:rPr>
      <w:t>20</w:t>
    </w:r>
    <w:r w:rsidRPr="00FE438C">
      <w:rPr>
        <w:rFonts w:ascii="Raleway" w:hAnsi="Raleway"/>
        <w:color w:val="4A297A"/>
        <w:sz w:val="16"/>
      </w:rPr>
      <w:t xml:space="preserve"> | APS PAYMENTS is a registered ISO/MSP of Esquire Bank, Garden City, NY 11530 and a </w:t>
    </w:r>
    <w:r>
      <w:rPr>
        <w:rFonts w:ascii="Raleway" w:hAnsi="Raleway"/>
        <w:color w:val="4A297A"/>
        <w:sz w:val="16"/>
      </w:rPr>
      <w:t>r</w:t>
    </w:r>
    <w:r w:rsidRPr="00FE438C">
      <w:rPr>
        <w:rFonts w:ascii="Raleway" w:hAnsi="Raleway"/>
        <w:color w:val="4A297A"/>
        <w:sz w:val="16"/>
      </w:rPr>
      <w:t>egistered MSP/ISO of the Canadian branch of U.S. Bank National Association and Elavon, Inc. Georgia [a wholly owned subsidiary of U.S. Bancorp, Minneapolis, MN]</w:t>
    </w:r>
    <w:r w:rsidRPr="00B170AF">
      <w:rPr>
        <w:rFonts w:ascii="Raleway" w:hAnsi="Raleway"/>
        <w:color w:val="4A297A"/>
      </w:rPr>
      <w:ptab w:relativeTo="margin" w:alignment="center" w:leader="none"/>
    </w:r>
    <w:r w:rsidRPr="00B170AF">
      <w:rPr>
        <w:rFonts w:ascii="Raleway" w:hAnsi="Raleway"/>
        <w:color w:val="4A297A"/>
      </w:rPr>
      <w:ptab w:relativeTo="margin" w:alignment="right" w:leader="none"/>
    </w:r>
    <w:r w:rsidRPr="00B170AF">
      <w:rPr>
        <w:rFonts w:ascii="Raleway" w:hAnsi="Raleway"/>
        <w:color w:val="4A297A"/>
      </w:rPr>
      <w:t xml:space="preserve">Page | </w:t>
    </w:r>
    <w:r w:rsidRPr="00B170AF">
      <w:rPr>
        <w:rFonts w:ascii="Raleway" w:hAnsi="Raleway"/>
        <w:color w:val="4A297A"/>
      </w:rPr>
      <w:fldChar w:fldCharType="begin"/>
    </w:r>
    <w:r w:rsidRPr="00B170AF">
      <w:rPr>
        <w:rFonts w:ascii="Raleway" w:hAnsi="Raleway"/>
        <w:color w:val="4A297A"/>
      </w:rPr>
      <w:instrText xml:space="preserve"> PAGE   \* MERGEFORMAT </w:instrText>
    </w:r>
    <w:r w:rsidRPr="00B170AF">
      <w:rPr>
        <w:rFonts w:ascii="Raleway" w:hAnsi="Raleway"/>
        <w:color w:val="4A297A"/>
      </w:rPr>
      <w:fldChar w:fldCharType="separate"/>
    </w:r>
    <w:r w:rsidRPr="00B170AF">
      <w:rPr>
        <w:rFonts w:ascii="Raleway" w:hAnsi="Raleway"/>
        <w:noProof/>
        <w:color w:val="4A297A"/>
      </w:rPr>
      <w:t>1</w:t>
    </w:r>
    <w:r w:rsidRPr="00B170AF">
      <w:rPr>
        <w:rFonts w:ascii="Raleway" w:hAnsi="Raleway"/>
        <w:noProof/>
        <w:color w:val="4A297A"/>
      </w:rPr>
      <w:fldChar w:fldCharType="end"/>
    </w:r>
  </w:p>
  <w:p w14:paraId="0C68DCAB" w14:textId="77777777" w:rsidR="00185CF1" w:rsidRDefault="00185CF1"/>
  <w:p w14:paraId="2DE63B71" w14:textId="77777777" w:rsidR="00185CF1" w:rsidRDefault="00185C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204FF8" w14:textId="77777777" w:rsidR="000815AA" w:rsidRDefault="000815AA" w:rsidP="000329E2">
      <w:pPr>
        <w:spacing w:after="0" w:line="240" w:lineRule="auto"/>
      </w:pPr>
      <w:r>
        <w:separator/>
      </w:r>
    </w:p>
  </w:footnote>
  <w:footnote w:type="continuationSeparator" w:id="0">
    <w:p w14:paraId="6AA95C06" w14:textId="77777777" w:rsidR="000815AA" w:rsidRDefault="000815AA" w:rsidP="00032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7873D" w14:textId="77777777" w:rsidR="00185CF1" w:rsidRPr="00B170AF" w:rsidRDefault="00185CF1" w:rsidP="00B6207B">
    <w:pPr>
      <w:pStyle w:val="Header"/>
      <w:jc w:val="right"/>
      <w:rPr>
        <w:rFonts w:ascii="Raleway Light" w:hAnsi="Raleway Light" w:cs="Arial"/>
        <w:color w:val="4A297A"/>
      </w:rPr>
    </w:pPr>
    <w:r w:rsidRPr="00B170AF">
      <w:rPr>
        <w:rFonts w:ascii="Raleway Light" w:hAnsi="Raleway Light" w:cs="Arial"/>
        <w:color w:val="4A297A"/>
      </w:rPr>
      <w:t xml:space="preserve">APSPays for </w:t>
    </w:r>
    <w:r>
      <w:rPr>
        <w:rFonts w:ascii="Raleway Light" w:hAnsi="Raleway Light" w:cs="Arial"/>
        <w:color w:val="4A297A"/>
      </w:rPr>
      <w:t>Sage 100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4351A"/>
    <w:multiLevelType w:val="hybridMultilevel"/>
    <w:tmpl w:val="4D02B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949C2"/>
    <w:multiLevelType w:val="hybridMultilevel"/>
    <w:tmpl w:val="338E4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129F0A04"/>
    <w:multiLevelType w:val="hybridMultilevel"/>
    <w:tmpl w:val="93826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8C2D3A"/>
    <w:multiLevelType w:val="hybridMultilevel"/>
    <w:tmpl w:val="E5F818B4"/>
    <w:lvl w:ilvl="0" w:tplc="09F670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16423E"/>
    <w:multiLevelType w:val="hybridMultilevel"/>
    <w:tmpl w:val="2C02C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1A50A8"/>
    <w:multiLevelType w:val="hybridMultilevel"/>
    <w:tmpl w:val="8D929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CD1C5D"/>
    <w:multiLevelType w:val="hybridMultilevel"/>
    <w:tmpl w:val="E66C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964912"/>
    <w:multiLevelType w:val="hybridMultilevel"/>
    <w:tmpl w:val="E5F818B4"/>
    <w:lvl w:ilvl="0" w:tplc="09F67012">
      <w:start w:val="1"/>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E8726BB"/>
    <w:multiLevelType w:val="hybridMultilevel"/>
    <w:tmpl w:val="92DEB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FA5818"/>
    <w:multiLevelType w:val="hybridMultilevel"/>
    <w:tmpl w:val="2C02C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9248FD"/>
    <w:multiLevelType w:val="hybridMultilevel"/>
    <w:tmpl w:val="55A65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2E7703"/>
    <w:multiLevelType w:val="hybridMultilevel"/>
    <w:tmpl w:val="F24CD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CC3A6F"/>
    <w:multiLevelType w:val="hybridMultilevel"/>
    <w:tmpl w:val="CDFA8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5C5ED7"/>
    <w:multiLevelType w:val="hybridMultilevel"/>
    <w:tmpl w:val="2C02C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2E015D"/>
    <w:multiLevelType w:val="hybridMultilevel"/>
    <w:tmpl w:val="2438C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FF7E33"/>
    <w:multiLevelType w:val="hybridMultilevel"/>
    <w:tmpl w:val="09DC7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5A09E3"/>
    <w:multiLevelType w:val="hybridMultilevel"/>
    <w:tmpl w:val="D4B83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0C32FD"/>
    <w:multiLevelType w:val="hybridMultilevel"/>
    <w:tmpl w:val="EE82B9F6"/>
    <w:lvl w:ilvl="0" w:tplc="9348BB8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F332EF"/>
    <w:multiLevelType w:val="hybridMultilevel"/>
    <w:tmpl w:val="B70CD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8A5F15"/>
    <w:multiLevelType w:val="hybridMultilevel"/>
    <w:tmpl w:val="4D02B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5240A0"/>
    <w:multiLevelType w:val="hybridMultilevel"/>
    <w:tmpl w:val="3E6AF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307A2D"/>
    <w:multiLevelType w:val="hybridMultilevel"/>
    <w:tmpl w:val="8FB0E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0"/>
  </w:num>
  <w:num w:numId="3">
    <w:abstractNumId w:val="17"/>
  </w:num>
  <w:num w:numId="4">
    <w:abstractNumId w:val="7"/>
  </w:num>
  <w:num w:numId="5">
    <w:abstractNumId w:val="3"/>
  </w:num>
  <w:num w:numId="6">
    <w:abstractNumId w:val="13"/>
  </w:num>
  <w:num w:numId="7">
    <w:abstractNumId w:val="14"/>
  </w:num>
  <w:num w:numId="8">
    <w:abstractNumId w:val="11"/>
  </w:num>
  <w:num w:numId="9">
    <w:abstractNumId w:val="4"/>
  </w:num>
  <w:num w:numId="10">
    <w:abstractNumId w:val="9"/>
  </w:num>
  <w:num w:numId="11">
    <w:abstractNumId w:val="18"/>
  </w:num>
  <w:num w:numId="12">
    <w:abstractNumId w:val="1"/>
  </w:num>
  <w:num w:numId="13">
    <w:abstractNumId w:val="8"/>
  </w:num>
  <w:num w:numId="14">
    <w:abstractNumId w:val="10"/>
  </w:num>
  <w:num w:numId="15">
    <w:abstractNumId w:val="2"/>
  </w:num>
  <w:num w:numId="16">
    <w:abstractNumId w:val="12"/>
  </w:num>
  <w:num w:numId="17">
    <w:abstractNumId w:val="19"/>
  </w:num>
  <w:num w:numId="18">
    <w:abstractNumId w:val="15"/>
  </w:num>
  <w:num w:numId="19">
    <w:abstractNumId w:val="5"/>
  </w:num>
  <w:num w:numId="20">
    <w:abstractNumId w:val="16"/>
  </w:num>
  <w:num w:numId="21">
    <w:abstractNumId w:val="6"/>
  </w:num>
  <w:num w:numId="22">
    <w:abstractNumId w:val="21"/>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ian Woolf">
    <w15:presenceInfo w15:providerId="AD" w15:userId="S::cwoolf@apsmerchants.com::1335b84c-3144-4f27-9e85-886d4d64b80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63"/>
  <w:displayBackgroundShape/>
  <w:proofState w:spelling="clean"/>
  <w:defaultTabStop w:val="720"/>
  <w:characterSpacingControl w:val="doNotCompress"/>
  <w:hdrShapeDefaults>
    <o:shapedefaults v:ext="edit" spidmax="2049">
      <o:colormru v:ext="edit" colors="#eaeaea"/>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9E2"/>
    <w:rsid w:val="000008A7"/>
    <w:rsid w:val="00001C89"/>
    <w:rsid w:val="00030275"/>
    <w:rsid w:val="000329E2"/>
    <w:rsid w:val="00041529"/>
    <w:rsid w:val="000433C9"/>
    <w:rsid w:val="00045D7A"/>
    <w:rsid w:val="00052EC3"/>
    <w:rsid w:val="00060295"/>
    <w:rsid w:val="00060D8E"/>
    <w:rsid w:val="000659B0"/>
    <w:rsid w:val="000815AA"/>
    <w:rsid w:val="0009308A"/>
    <w:rsid w:val="000A0469"/>
    <w:rsid w:val="000A0C1E"/>
    <w:rsid w:val="000A1A20"/>
    <w:rsid w:val="000B7939"/>
    <w:rsid w:val="000C09B8"/>
    <w:rsid w:val="000C1399"/>
    <w:rsid w:val="000D37FB"/>
    <w:rsid w:val="000D3BED"/>
    <w:rsid w:val="000E077F"/>
    <w:rsid w:val="000E0A29"/>
    <w:rsid w:val="000E3B84"/>
    <w:rsid w:val="000E5DFE"/>
    <w:rsid w:val="000F3980"/>
    <w:rsid w:val="001020DD"/>
    <w:rsid w:val="00104911"/>
    <w:rsid w:val="00107B30"/>
    <w:rsid w:val="001113B8"/>
    <w:rsid w:val="001116D1"/>
    <w:rsid w:val="001121DD"/>
    <w:rsid w:val="00112D58"/>
    <w:rsid w:val="00113061"/>
    <w:rsid w:val="00113088"/>
    <w:rsid w:val="00114072"/>
    <w:rsid w:val="001176A9"/>
    <w:rsid w:val="001251BF"/>
    <w:rsid w:val="00125839"/>
    <w:rsid w:val="0012614B"/>
    <w:rsid w:val="00126CCE"/>
    <w:rsid w:val="001402B0"/>
    <w:rsid w:val="00143521"/>
    <w:rsid w:val="00156765"/>
    <w:rsid w:val="00160942"/>
    <w:rsid w:val="0016791D"/>
    <w:rsid w:val="00172102"/>
    <w:rsid w:val="00173AED"/>
    <w:rsid w:val="00174117"/>
    <w:rsid w:val="00185CF1"/>
    <w:rsid w:val="001900D7"/>
    <w:rsid w:val="00191DDB"/>
    <w:rsid w:val="001933EA"/>
    <w:rsid w:val="001934AE"/>
    <w:rsid w:val="001A6004"/>
    <w:rsid w:val="001B29C8"/>
    <w:rsid w:val="001C4FAD"/>
    <w:rsid w:val="001C5102"/>
    <w:rsid w:val="001C64B5"/>
    <w:rsid w:val="001D05C1"/>
    <w:rsid w:val="001D33E1"/>
    <w:rsid w:val="001E1077"/>
    <w:rsid w:val="001E178B"/>
    <w:rsid w:val="001E5606"/>
    <w:rsid w:val="001F3D06"/>
    <w:rsid w:val="001F5FF3"/>
    <w:rsid w:val="001F7DB4"/>
    <w:rsid w:val="002015A8"/>
    <w:rsid w:val="00212AEA"/>
    <w:rsid w:val="002132D6"/>
    <w:rsid w:val="00217962"/>
    <w:rsid w:val="002205EE"/>
    <w:rsid w:val="00230241"/>
    <w:rsid w:val="00233A6C"/>
    <w:rsid w:val="00243AD8"/>
    <w:rsid w:val="00244008"/>
    <w:rsid w:val="00244FC8"/>
    <w:rsid w:val="0025535C"/>
    <w:rsid w:val="00256DC0"/>
    <w:rsid w:val="00260C7E"/>
    <w:rsid w:val="00261816"/>
    <w:rsid w:val="0027307E"/>
    <w:rsid w:val="002856AD"/>
    <w:rsid w:val="002908A1"/>
    <w:rsid w:val="00294943"/>
    <w:rsid w:val="00294FD9"/>
    <w:rsid w:val="002A02A2"/>
    <w:rsid w:val="002A0C9B"/>
    <w:rsid w:val="002A7B43"/>
    <w:rsid w:val="002A7DA9"/>
    <w:rsid w:val="002C07BB"/>
    <w:rsid w:val="002C5B72"/>
    <w:rsid w:val="002D220F"/>
    <w:rsid w:val="002D3F56"/>
    <w:rsid w:val="002D41B1"/>
    <w:rsid w:val="002D59FF"/>
    <w:rsid w:val="002D7FB6"/>
    <w:rsid w:val="002E0BC0"/>
    <w:rsid w:val="002F13BC"/>
    <w:rsid w:val="002F3CC5"/>
    <w:rsid w:val="002F5192"/>
    <w:rsid w:val="0030196A"/>
    <w:rsid w:val="003037DC"/>
    <w:rsid w:val="00312875"/>
    <w:rsid w:val="00314E1C"/>
    <w:rsid w:val="0031637C"/>
    <w:rsid w:val="00325EF9"/>
    <w:rsid w:val="00337D98"/>
    <w:rsid w:val="0034190E"/>
    <w:rsid w:val="003450BC"/>
    <w:rsid w:val="003463CF"/>
    <w:rsid w:val="003607F8"/>
    <w:rsid w:val="00364C84"/>
    <w:rsid w:val="00364D28"/>
    <w:rsid w:val="00365A95"/>
    <w:rsid w:val="00371693"/>
    <w:rsid w:val="003737F8"/>
    <w:rsid w:val="00374797"/>
    <w:rsid w:val="003759B3"/>
    <w:rsid w:val="003764CB"/>
    <w:rsid w:val="003835E4"/>
    <w:rsid w:val="00384EFC"/>
    <w:rsid w:val="00392DFA"/>
    <w:rsid w:val="00396998"/>
    <w:rsid w:val="003A005B"/>
    <w:rsid w:val="003B6014"/>
    <w:rsid w:val="003B6869"/>
    <w:rsid w:val="003C316A"/>
    <w:rsid w:val="003D0013"/>
    <w:rsid w:val="003E5169"/>
    <w:rsid w:val="003F4EA5"/>
    <w:rsid w:val="003F6C1A"/>
    <w:rsid w:val="004004E3"/>
    <w:rsid w:val="00410029"/>
    <w:rsid w:val="00412035"/>
    <w:rsid w:val="00413BC2"/>
    <w:rsid w:val="00413E7B"/>
    <w:rsid w:val="004151D1"/>
    <w:rsid w:val="00416E03"/>
    <w:rsid w:val="0041749E"/>
    <w:rsid w:val="00417DC5"/>
    <w:rsid w:val="00421FFF"/>
    <w:rsid w:val="0042382A"/>
    <w:rsid w:val="00426CFF"/>
    <w:rsid w:val="0043413B"/>
    <w:rsid w:val="0043487A"/>
    <w:rsid w:val="0043698C"/>
    <w:rsid w:val="00445193"/>
    <w:rsid w:val="004534D9"/>
    <w:rsid w:val="00453D31"/>
    <w:rsid w:val="00462B9A"/>
    <w:rsid w:val="00477316"/>
    <w:rsid w:val="00491146"/>
    <w:rsid w:val="004922DC"/>
    <w:rsid w:val="004943A2"/>
    <w:rsid w:val="004A42AD"/>
    <w:rsid w:val="004A6265"/>
    <w:rsid w:val="004B0703"/>
    <w:rsid w:val="004B0D90"/>
    <w:rsid w:val="004B1725"/>
    <w:rsid w:val="004B2A3C"/>
    <w:rsid w:val="004B5808"/>
    <w:rsid w:val="004B7165"/>
    <w:rsid w:val="004C07A1"/>
    <w:rsid w:val="004C247E"/>
    <w:rsid w:val="004C2F40"/>
    <w:rsid w:val="004C3779"/>
    <w:rsid w:val="004C3E5E"/>
    <w:rsid w:val="004C42EA"/>
    <w:rsid w:val="004D74D5"/>
    <w:rsid w:val="004E47F6"/>
    <w:rsid w:val="004F0D3D"/>
    <w:rsid w:val="004F17D5"/>
    <w:rsid w:val="004F72EA"/>
    <w:rsid w:val="00502104"/>
    <w:rsid w:val="00502A71"/>
    <w:rsid w:val="0051224F"/>
    <w:rsid w:val="0052009F"/>
    <w:rsid w:val="00535CB6"/>
    <w:rsid w:val="00536F6F"/>
    <w:rsid w:val="00537690"/>
    <w:rsid w:val="00571F11"/>
    <w:rsid w:val="00572477"/>
    <w:rsid w:val="00581873"/>
    <w:rsid w:val="0058288A"/>
    <w:rsid w:val="0058659D"/>
    <w:rsid w:val="005873C5"/>
    <w:rsid w:val="00594FD6"/>
    <w:rsid w:val="005A1370"/>
    <w:rsid w:val="005A5F18"/>
    <w:rsid w:val="005B1ABE"/>
    <w:rsid w:val="005B21E0"/>
    <w:rsid w:val="005B71F7"/>
    <w:rsid w:val="005C2993"/>
    <w:rsid w:val="005C5960"/>
    <w:rsid w:val="005D1874"/>
    <w:rsid w:val="005D22BD"/>
    <w:rsid w:val="005D242E"/>
    <w:rsid w:val="005D3918"/>
    <w:rsid w:val="005D39F0"/>
    <w:rsid w:val="005D60A2"/>
    <w:rsid w:val="005E21A8"/>
    <w:rsid w:val="005E5445"/>
    <w:rsid w:val="005E5A66"/>
    <w:rsid w:val="005F1264"/>
    <w:rsid w:val="005F5FE1"/>
    <w:rsid w:val="00603E87"/>
    <w:rsid w:val="00606BF3"/>
    <w:rsid w:val="00624A4C"/>
    <w:rsid w:val="00630CA9"/>
    <w:rsid w:val="006364FE"/>
    <w:rsid w:val="00642117"/>
    <w:rsid w:val="00645C73"/>
    <w:rsid w:val="00651C68"/>
    <w:rsid w:val="0065213C"/>
    <w:rsid w:val="00652C5B"/>
    <w:rsid w:val="006576D7"/>
    <w:rsid w:val="006618A3"/>
    <w:rsid w:val="0066505D"/>
    <w:rsid w:val="00685144"/>
    <w:rsid w:val="00686BCF"/>
    <w:rsid w:val="00687D58"/>
    <w:rsid w:val="00694881"/>
    <w:rsid w:val="006959C6"/>
    <w:rsid w:val="006A0121"/>
    <w:rsid w:val="006A26C1"/>
    <w:rsid w:val="006B5F0E"/>
    <w:rsid w:val="006C1854"/>
    <w:rsid w:val="006C3CA0"/>
    <w:rsid w:val="006C4A6D"/>
    <w:rsid w:val="006D1CA0"/>
    <w:rsid w:val="006E147E"/>
    <w:rsid w:val="006F33B3"/>
    <w:rsid w:val="006F5FE5"/>
    <w:rsid w:val="00706EC5"/>
    <w:rsid w:val="00717FAC"/>
    <w:rsid w:val="007235F4"/>
    <w:rsid w:val="0072665E"/>
    <w:rsid w:val="007321F3"/>
    <w:rsid w:val="007329B0"/>
    <w:rsid w:val="00732C9B"/>
    <w:rsid w:val="00740172"/>
    <w:rsid w:val="00747C8D"/>
    <w:rsid w:val="007500E4"/>
    <w:rsid w:val="00750829"/>
    <w:rsid w:val="007601E4"/>
    <w:rsid w:val="00760E24"/>
    <w:rsid w:val="00767319"/>
    <w:rsid w:val="00776B02"/>
    <w:rsid w:val="00777D08"/>
    <w:rsid w:val="00785A54"/>
    <w:rsid w:val="00786FF5"/>
    <w:rsid w:val="007926BC"/>
    <w:rsid w:val="00795B7C"/>
    <w:rsid w:val="007964A0"/>
    <w:rsid w:val="007A0315"/>
    <w:rsid w:val="007A0FE5"/>
    <w:rsid w:val="007B6F43"/>
    <w:rsid w:val="007C106B"/>
    <w:rsid w:val="007C49DE"/>
    <w:rsid w:val="007D2A5D"/>
    <w:rsid w:val="007D68F6"/>
    <w:rsid w:val="007D6E72"/>
    <w:rsid w:val="007D720B"/>
    <w:rsid w:val="007E0B4B"/>
    <w:rsid w:val="007E11E1"/>
    <w:rsid w:val="007E15DE"/>
    <w:rsid w:val="007E49B3"/>
    <w:rsid w:val="007E5E90"/>
    <w:rsid w:val="007E705D"/>
    <w:rsid w:val="007F56B3"/>
    <w:rsid w:val="007F7484"/>
    <w:rsid w:val="008040EB"/>
    <w:rsid w:val="00804D2F"/>
    <w:rsid w:val="00804E76"/>
    <w:rsid w:val="0080711C"/>
    <w:rsid w:val="00811B55"/>
    <w:rsid w:val="00814BCD"/>
    <w:rsid w:val="008152C8"/>
    <w:rsid w:val="008173CC"/>
    <w:rsid w:val="0082417F"/>
    <w:rsid w:val="008511F6"/>
    <w:rsid w:val="00853AE6"/>
    <w:rsid w:val="00854F14"/>
    <w:rsid w:val="00865F0A"/>
    <w:rsid w:val="00866927"/>
    <w:rsid w:val="0087091A"/>
    <w:rsid w:val="00872180"/>
    <w:rsid w:val="008742D9"/>
    <w:rsid w:val="00875D8E"/>
    <w:rsid w:val="00877E3B"/>
    <w:rsid w:val="0088037A"/>
    <w:rsid w:val="00883114"/>
    <w:rsid w:val="00884A46"/>
    <w:rsid w:val="00885A43"/>
    <w:rsid w:val="008A03BF"/>
    <w:rsid w:val="008A3D07"/>
    <w:rsid w:val="008A4618"/>
    <w:rsid w:val="008A4F10"/>
    <w:rsid w:val="008A645B"/>
    <w:rsid w:val="008B05D1"/>
    <w:rsid w:val="008B5E51"/>
    <w:rsid w:val="008B6AF9"/>
    <w:rsid w:val="008C1B61"/>
    <w:rsid w:val="008C2450"/>
    <w:rsid w:val="008C305F"/>
    <w:rsid w:val="008C335C"/>
    <w:rsid w:val="008C3EDE"/>
    <w:rsid w:val="008C46C7"/>
    <w:rsid w:val="008C556F"/>
    <w:rsid w:val="008C5846"/>
    <w:rsid w:val="008D2146"/>
    <w:rsid w:val="008D4D35"/>
    <w:rsid w:val="008E63B6"/>
    <w:rsid w:val="008F069C"/>
    <w:rsid w:val="008F42AC"/>
    <w:rsid w:val="008F6573"/>
    <w:rsid w:val="00901E70"/>
    <w:rsid w:val="0091561E"/>
    <w:rsid w:val="00916559"/>
    <w:rsid w:val="00917D03"/>
    <w:rsid w:val="00925FD3"/>
    <w:rsid w:val="009357F3"/>
    <w:rsid w:val="009371C3"/>
    <w:rsid w:val="009411D4"/>
    <w:rsid w:val="00942179"/>
    <w:rsid w:val="0095060B"/>
    <w:rsid w:val="00950650"/>
    <w:rsid w:val="00950983"/>
    <w:rsid w:val="00953A2E"/>
    <w:rsid w:val="00960AD1"/>
    <w:rsid w:val="00961760"/>
    <w:rsid w:val="009629D2"/>
    <w:rsid w:val="009629E0"/>
    <w:rsid w:val="009720E4"/>
    <w:rsid w:val="00975128"/>
    <w:rsid w:val="00983E83"/>
    <w:rsid w:val="0098521C"/>
    <w:rsid w:val="009876FF"/>
    <w:rsid w:val="00990942"/>
    <w:rsid w:val="009A710B"/>
    <w:rsid w:val="009A71EB"/>
    <w:rsid w:val="009C12DA"/>
    <w:rsid w:val="009C1871"/>
    <w:rsid w:val="009C1BA1"/>
    <w:rsid w:val="009C200D"/>
    <w:rsid w:val="009C5B9D"/>
    <w:rsid w:val="009C5E58"/>
    <w:rsid w:val="009C6CA2"/>
    <w:rsid w:val="009D6292"/>
    <w:rsid w:val="009D646E"/>
    <w:rsid w:val="009E042A"/>
    <w:rsid w:val="009F0F9B"/>
    <w:rsid w:val="009F11E4"/>
    <w:rsid w:val="009F3997"/>
    <w:rsid w:val="009F3B2E"/>
    <w:rsid w:val="009F7A83"/>
    <w:rsid w:val="009F7EF0"/>
    <w:rsid w:val="00A007A8"/>
    <w:rsid w:val="00A03139"/>
    <w:rsid w:val="00A03F35"/>
    <w:rsid w:val="00A11E3E"/>
    <w:rsid w:val="00A175C5"/>
    <w:rsid w:val="00A17833"/>
    <w:rsid w:val="00A20131"/>
    <w:rsid w:val="00A2031C"/>
    <w:rsid w:val="00A27993"/>
    <w:rsid w:val="00A30429"/>
    <w:rsid w:val="00A31533"/>
    <w:rsid w:val="00A438C7"/>
    <w:rsid w:val="00A46C2E"/>
    <w:rsid w:val="00A53794"/>
    <w:rsid w:val="00A5399F"/>
    <w:rsid w:val="00A5632A"/>
    <w:rsid w:val="00A60B26"/>
    <w:rsid w:val="00A66C7D"/>
    <w:rsid w:val="00A66D1B"/>
    <w:rsid w:val="00A66DD4"/>
    <w:rsid w:val="00A7022A"/>
    <w:rsid w:val="00A91846"/>
    <w:rsid w:val="00AA486A"/>
    <w:rsid w:val="00AB1498"/>
    <w:rsid w:val="00AB2875"/>
    <w:rsid w:val="00AB7C21"/>
    <w:rsid w:val="00AC32B7"/>
    <w:rsid w:val="00AD000C"/>
    <w:rsid w:val="00AD0D9F"/>
    <w:rsid w:val="00AE348B"/>
    <w:rsid w:val="00AE5145"/>
    <w:rsid w:val="00AF0B9F"/>
    <w:rsid w:val="00AF55DD"/>
    <w:rsid w:val="00AF6A38"/>
    <w:rsid w:val="00B04B67"/>
    <w:rsid w:val="00B058C3"/>
    <w:rsid w:val="00B109DE"/>
    <w:rsid w:val="00B1177A"/>
    <w:rsid w:val="00B1177D"/>
    <w:rsid w:val="00B15CFE"/>
    <w:rsid w:val="00B15FDD"/>
    <w:rsid w:val="00B170AF"/>
    <w:rsid w:val="00B2142D"/>
    <w:rsid w:val="00B24EF4"/>
    <w:rsid w:val="00B31499"/>
    <w:rsid w:val="00B34EC5"/>
    <w:rsid w:val="00B416E2"/>
    <w:rsid w:val="00B543D2"/>
    <w:rsid w:val="00B574D8"/>
    <w:rsid w:val="00B575A2"/>
    <w:rsid w:val="00B6207B"/>
    <w:rsid w:val="00B62B95"/>
    <w:rsid w:val="00B634F9"/>
    <w:rsid w:val="00B64101"/>
    <w:rsid w:val="00B644FF"/>
    <w:rsid w:val="00B70F2F"/>
    <w:rsid w:val="00B71E9A"/>
    <w:rsid w:val="00B8114A"/>
    <w:rsid w:val="00B82927"/>
    <w:rsid w:val="00B87313"/>
    <w:rsid w:val="00B91F0F"/>
    <w:rsid w:val="00B93E7B"/>
    <w:rsid w:val="00B94F8C"/>
    <w:rsid w:val="00B95BEB"/>
    <w:rsid w:val="00B96395"/>
    <w:rsid w:val="00B97147"/>
    <w:rsid w:val="00BA444D"/>
    <w:rsid w:val="00BA48BA"/>
    <w:rsid w:val="00BA6953"/>
    <w:rsid w:val="00BB5772"/>
    <w:rsid w:val="00BB5C87"/>
    <w:rsid w:val="00BC3921"/>
    <w:rsid w:val="00BC7C76"/>
    <w:rsid w:val="00BD3A1D"/>
    <w:rsid w:val="00BD7CFD"/>
    <w:rsid w:val="00BE76D2"/>
    <w:rsid w:val="00BF4239"/>
    <w:rsid w:val="00BF5803"/>
    <w:rsid w:val="00C0598D"/>
    <w:rsid w:val="00C153EB"/>
    <w:rsid w:val="00C33A54"/>
    <w:rsid w:val="00C411E4"/>
    <w:rsid w:val="00C458D7"/>
    <w:rsid w:val="00C45A8D"/>
    <w:rsid w:val="00C45F1A"/>
    <w:rsid w:val="00C55309"/>
    <w:rsid w:val="00C56434"/>
    <w:rsid w:val="00C57904"/>
    <w:rsid w:val="00C60A61"/>
    <w:rsid w:val="00C662A1"/>
    <w:rsid w:val="00C70F1A"/>
    <w:rsid w:val="00C77946"/>
    <w:rsid w:val="00C80340"/>
    <w:rsid w:val="00C839DC"/>
    <w:rsid w:val="00C91185"/>
    <w:rsid w:val="00C9186A"/>
    <w:rsid w:val="00C92C04"/>
    <w:rsid w:val="00C93910"/>
    <w:rsid w:val="00CB0965"/>
    <w:rsid w:val="00CB0F95"/>
    <w:rsid w:val="00CB4A34"/>
    <w:rsid w:val="00CC32C3"/>
    <w:rsid w:val="00CC58F7"/>
    <w:rsid w:val="00CC73CC"/>
    <w:rsid w:val="00CD06E6"/>
    <w:rsid w:val="00CE1F58"/>
    <w:rsid w:val="00CE3857"/>
    <w:rsid w:val="00CE39E9"/>
    <w:rsid w:val="00CE43B6"/>
    <w:rsid w:val="00CE4B60"/>
    <w:rsid w:val="00CE61D6"/>
    <w:rsid w:val="00CE72AF"/>
    <w:rsid w:val="00CE7CD4"/>
    <w:rsid w:val="00CF08F6"/>
    <w:rsid w:val="00CF3E28"/>
    <w:rsid w:val="00D029C8"/>
    <w:rsid w:val="00D02B65"/>
    <w:rsid w:val="00D04DE1"/>
    <w:rsid w:val="00D05797"/>
    <w:rsid w:val="00D10BF2"/>
    <w:rsid w:val="00D14C31"/>
    <w:rsid w:val="00D20635"/>
    <w:rsid w:val="00D24256"/>
    <w:rsid w:val="00D25569"/>
    <w:rsid w:val="00D320AE"/>
    <w:rsid w:val="00D40D45"/>
    <w:rsid w:val="00D41988"/>
    <w:rsid w:val="00D41F7C"/>
    <w:rsid w:val="00D427A6"/>
    <w:rsid w:val="00D43306"/>
    <w:rsid w:val="00D44748"/>
    <w:rsid w:val="00D53D2C"/>
    <w:rsid w:val="00D57FFA"/>
    <w:rsid w:val="00D612E6"/>
    <w:rsid w:val="00D61484"/>
    <w:rsid w:val="00D63A54"/>
    <w:rsid w:val="00D648B3"/>
    <w:rsid w:val="00D761AA"/>
    <w:rsid w:val="00D84FC3"/>
    <w:rsid w:val="00D85236"/>
    <w:rsid w:val="00D90EDF"/>
    <w:rsid w:val="00D91B67"/>
    <w:rsid w:val="00D95AAE"/>
    <w:rsid w:val="00D960BE"/>
    <w:rsid w:val="00D96E0E"/>
    <w:rsid w:val="00DA2D37"/>
    <w:rsid w:val="00DA3801"/>
    <w:rsid w:val="00DA5F74"/>
    <w:rsid w:val="00DA60AC"/>
    <w:rsid w:val="00DB0BC7"/>
    <w:rsid w:val="00DB2E32"/>
    <w:rsid w:val="00DB3EF0"/>
    <w:rsid w:val="00DB653C"/>
    <w:rsid w:val="00DC73DE"/>
    <w:rsid w:val="00DD08D0"/>
    <w:rsid w:val="00DE0C67"/>
    <w:rsid w:val="00DE17C5"/>
    <w:rsid w:val="00DE4CFE"/>
    <w:rsid w:val="00DF4A57"/>
    <w:rsid w:val="00E004D6"/>
    <w:rsid w:val="00E058B0"/>
    <w:rsid w:val="00E21D62"/>
    <w:rsid w:val="00E4277C"/>
    <w:rsid w:val="00E432C1"/>
    <w:rsid w:val="00E441BC"/>
    <w:rsid w:val="00E45370"/>
    <w:rsid w:val="00E467E2"/>
    <w:rsid w:val="00E52345"/>
    <w:rsid w:val="00E5435A"/>
    <w:rsid w:val="00E64FCF"/>
    <w:rsid w:val="00E70E0C"/>
    <w:rsid w:val="00E733F6"/>
    <w:rsid w:val="00E77647"/>
    <w:rsid w:val="00E84717"/>
    <w:rsid w:val="00E86AB2"/>
    <w:rsid w:val="00E86C2F"/>
    <w:rsid w:val="00EA090B"/>
    <w:rsid w:val="00EA6235"/>
    <w:rsid w:val="00EB05DA"/>
    <w:rsid w:val="00EB3078"/>
    <w:rsid w:val="00EB4625"/>
    <w:rsid w:val="00EC0EF6"/>
    <w:rsid w:val="00EC2528"/>
    <w:rsid w:val="00EC2611"/>
    <w:rsid w:val="00EC3F4A"/>
    <w:rsid w:val="00EE3C7F"/>
    <w:rsid w:val="00EF3B87"/>
    <w:rsid w:val="00EF5DEF"/>
    <w:rsid w:val="00F108C3"/>
    <w:rsid w:val="00F12F5E"/>
    <w:rsid w:val="00F14E12"/>
    <w:rsid w:val="00F170CD"/>
    <w:rsid w:val="00F21A0B"/>
    <w:rsid w:val="00F26B0C"/>
    <w:rsid w:val="00F26D0A"/>
    <w:rsid w:val="00F36084"/>
    <w:rsid w:val="00F437AB"/>
    <w:rsid w:val="00F52F50"/>
    <w:rsid w:val="00F53A3D"/>
    <w:rsid w:val="00F579EF"/>
    <w:rsid w:val="00F57FB4"/>
    <w:rsid w:val="00F60F92"/>
    <w:rsid w:val="00F70EFF"/>
    <w:rsid w:val="00F71F91"/>
    <w:rsid w:val="00F74A52"/>
    <w:rsid w:val="00F74A97"/>
    <w:rsid w:val="00F77308"/>
    <w:rsid w:val="00F85613"/>
    <w:rsid w:val="00F86746"/>
    <w:rsid w:val="00F87FB6"/>
    <w:rsid w:val="00F90E29"/>
    <w:rsid w:val="00F92EE6"/>
    <w:rsid w:val="00F93881"/>
    <w:rsid w:val="00F94E77"/>
    <w:rsid w:val="00FA107D"/>
    <w:rsid w:val="00FA2944"/>
    <w:rsid w:val="00FA480D"/>
    <w:rsid w:val="00FB126F"/>
    <w:rsid w:val="00FB19AC"/>
    <w:rsid w:val="00FB67C0"/>
    <w:rsid w:val="00FC2614"/>
    <w:rsid w:val="00FC2F3E"/>
    <w:rsid w:val="00FD0336"/>
    <w:rsid w:val="00FD2C59"/>
    <w:rsid w:val="00FD2F62"/>
    <w:rsid w:val="00FD338D"/>
    <w:rsid w:val="00FD3A38"/>
    <w:rsid w:val="00FD4D8E"/>
    <w:rsid w:val="00FD6EE4"/>
    <w:rsid w:val="00FF3DD3"/>
    <w:rsid w:val="00FF416F"/>
    <w:rsid w:val="00FF6858"/>
    <w:rsid w:val="00FF7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aeaea"/>
    </o:shapedefaults>
    <o:shapelayout v:ext="edit">
      <o:idmap v:ext="edit" data="1"/>
    </o:shapelayout>
  </w:shapeDefaults>
  <w:decimalSymbol w:val="."/>
  <w:listSeparator w:val=","/>
  <w14:docId w14:val="52D43FEC"/>
  <w15:chartTrackingRefBased/>
  <w15:docId w15:val="{CB7B6BF3-1C9F-4099-A4DA-92196155B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70AF"/>
  </w:style>
  <w:style w:type="paragraph" w:styleId="Heading1">
    <w:name w:val="heading 1"/>
    <w:basedOn w:val="Normal"/>
    <w:next w:val="Normal"/>
    <w:link w:val="Heading1Char"/>
    <w:uiPriority w:val="9"/>
    <w:qFormat/>
    <w:rsid w:val="00B170AF"/>
    <w:pPr>
      <w:pBdr>
        <w:top w:val="single" w:sz="24" w:space="0" w:color="4A297A" w:themeColor="accent1"/>
        <w:left w:val="single" w:sz="24" w:space="0" w:color="4A297A" w:themeColor="accent1"/>
        <w:bottom w:val="single" w:sz="24" w:space="0" w:color="4A297A" w:themeColor="accent1"/>
        <w:right w:val="single" w:sz="24" w:space="0" w:color="4A297A" w:themeColor="accent1"/>
      </w:pBdr>
      <w:shd w:val="clear" w:color="auto" w:fill="4A297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170AF"/>
    <w:pPr>
      <w:pBdr>
        <w:top w:val="single" w:sz="24" w:space="0" w:color="D8CAED" w:themeColor="accent1" w:themeTint="33"/>
        <w:left w:val="single" w:sz="24" w:space="0" w:color="D8CAED" w:themeColor="accent1" w:themeTint="33"/>
        <w:bottom w:val="single" w:sz="24" w:space="0" w:color="D8CAED" w:themeColor="accent1" w:themeTint="33"/>
        <w:right w:val="single" w:sz="24" w:space="0" w:color="D8CAED" w:themeColor="accent1" w:themeTint="33"/>
      </w:pBdr>
      <w:shd w:val="clear" w:color="auto" w:fill="D8CAED"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170AF"/>
    <w:pPr>
      <w:pBdr>
        <w:top w:val="single" w:sz="6" w:space="2" w:color="4A297A" w:themeColor="accent1"/>
      </w:pBdr>
      <w:spacing w:before="300" w:after="0"/>
      <w:outlineLvl w:val="2"/>
    </w:pPr>
    <w:rPr>
      <w:caps/>
      <w:color w:val="24143C" w:themeColor="accent1" w:themeShade="7F"/>
      <w:spacing w:val="15"/>
    </w:rPr>
  </w:style>
  <w:style w:type="paragraph" w:styleId="Heading4">
    <w:name w:val="heading 4"/>
    <w:basedOn w:val="Normal"/>
    <w:next w:val="Normal"/>
    <w:link w:val="Heading4Char"/>
    <w:uiPriority w:val="9"/>
    <w:unhideWhenUsed/>
    <w:qFormat/>
    <w:rsid w:val="00B170AF"/>
    <w:pPr>
      <w:pBdr>
        <w:top w:val="dotted" w:sz="6" w:space="2" w:color="4A297A" w:themeColor="accent1"/>
      </w:pBdr>
      <w:spacing w:before="200" w:after="0"/>
      <w:outlineLvl w:val="3"/>
    </w:pPr>
    <w:rPr>
      <w:caps/>
      <w:color w:val="371E5B" w:themeColor="accent1" w:themeShade="BF"/>
      <w:spacing w:val="10"/>
    </w:rPr>
  </w:style>
  <w:style w:type="paragraph" w:styleId="Heading5">
    <w:name w:val="heading 5"/>
    <w:basedOn w:val="Normal"/>
    <w:next w:val="Normal"/>
    <w:link w:val="Heading5Char"/>
    <w:uiPriority w:val="9"/>
    <w:unhideWhenUsed/>
    <w:qFormat/>
    <w:rsid w:val="00B170AF"/>
    <w:pPr>
      <w:pBdr>
        <w:bottom w:val="single" w:sz="6" w:space="1" w:color="4A297A" w:themeColor="accent1"/>
      </w:pBdr>
      <w:spacing w:before="200" w:after="0"/>
      <w:outlineLvl w:val="4"/>
    </w:pPr>
    <w:rPr>
      <w:caps/>
      <w:color w:val="371E5B" w:themeColor="accent1" w:themeShade="BF"/>
      <w:spacing w:val="10"/>
    </w:rPr>
  </w:style>
  <w:style w:type="paragraph" w:styleId="Heading6">
    <w:name w:val="heading 6"/>
    <w:basedOn w:val="Normal"/>
    <w:next w:val="Normal"/>
    <w:link w:val="Heading6Char"/>
    <w:uiPriority w:val="9"/>
    <w:semiHidden/>
    <w:unhideWhenUsed/>
    <w:qFormat/>
    <w:rsid w:val="00B170AF"/>
    <w:pPr>
      <w:pBdr>
        <w:bottom w:val="dotted" w:sz="6" w:space="1" w:color="4A297A" w:themeColor="accent1"/>
      </w:pBdr>
      <w:spacing w:before="200" w:after="0"/>
      <w:outlineLvl w:val="5"/>
    </w:pPr>
    <w:rPr>
      <w:caps/>
      <w:color w:val="371E5B" w:themeColor="accent1" w:themeShade="BF"/>
      <w:spacing w:val="10"/>
    </w:rPr>
  </w:style>
  <w:style w:type="paragraph" w:styleId="Heading7">
    <w:name w:val="heading 7"/>
    <w:basedOn w:val="Normal"/>
    <w:next w:val="Normal"/>
    <w:link w:val="Heading7Char"/>
    <w:uiPriority w:val="9"/>
    <w:semiHidden/>
    <w:unhideWhenUsed/>
    <w:qFormat/>
    <w:rsid w:val="00B170AF"/>
    <w:pPr>
      <w:spacing w:before="200" w:after="0"/>
      <w:outlineLvl w:val="6"/>
    </w:pPr>
    <w:rPr>
      <w:caps/>
      <w:color w:val="371E5B" w:themeColor="accent1" w:themeShade="BF"/>
      <w:spacing w:val="10"/>
    </w:rPr>
  </w:style>
  <w:style w:type="paragraph" w:styleId="Heading8">
    <w:name w:val="heading 8"/>
    <w:basedOn w:val="Normal"/>
    <w:next w:val="Normal"/>
    <w:link w:val="Heading8Char"/>
    <w:uiPriority w:val="9"/>
    <w:semiHidden/>
    <w:unhideWhenUsed/>
    <w:qFormat/>
    <w:rsid w:val="00B170A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170A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329E2"/>
    <w:rPr>
      <w:sz w:val="16"/>
      <w:szCs w:val="16"/>
    </w:rPr>
  </w:style>
  <w:style w:type="paragraph" w:styleId="CommentText">
    <w:name w:val="annotation text"/>
    <w:basedOn w:val="Normal"/>
    <w:link w:val="CommentTextChar"/>
    <w:uiPriority w:val="99"/>
    <w:semiHidden/>
    <w:unhideWhenUsed/>
    <w:rsid w:val="000329E2"/>
    <w:pPr>
      <w:spacing w:line="240" w:lineRule="auto"/>
    </w:pPr>
  </w:style>
  <w:style w:type="character" w:customStyle="1" w:styleId="CommentTextChar">
    <w:name w:val="Comment Text Char"/>
    <w:basedOn w:val="DefaultParagraphFont"/>
    <w:link w:val="CommentText"/>
    <w:uiPriority w:val="99"/>
    <w:semiHidden/>
    <w:rsid w:val="000329E2"/>
    <w:rPr>
      <w:sz w:val="20"/>
      <w:szCs w:val="20"/>
    </w:rPr>
  </w:style>
  <w:style w:type="paragraph" w:styleId="CommentSubject">
    <w:name w:val="annotation subject"/>
    <w:basedOn w:val="CommentText"/>
    <w:next w:val="CommentText"/>
    <w:link w:val="CommentSubjectChar"/>
    <w:uiPriority w:val="99"/>
    <w:semiHidden/>
    <w:unhideWhenUsed/>
    <w:rsid w:val="000329E2"/>
    <w:rPr>
      <w:b/>
      <w:bCs/>
    </w:rPr>
  </w:style>
  <w:style w:type="character" w:customStyle="1" w:styleId="CommentSubjectChar">
    <w:name w:val="Comment Subject Char"/>
    <w:basedOn w:val="CommentTextChar"/>
    <w:link w:val="CommentSubject"/>
    <w:uiPriority w:val="99"/>
    <w:semiHidden/>
    <w:rsid w:val="000329E2"/>
    <w:rPr>
      <w:b/>
      <w:bCs/>
      <w:sz w:val="20"/>
      <w:szCs w:val="20"/>
    </w:rPr>
  </w:style>
  <w:style w:type="paragraph" w:styleId="BalloonText">
    <w:name w:val="Balloon Text"/>
    <w:basedOn w:val="Normal"/>
    <w:link w:val="BalloonTextChar"/>
    <w:uiPriority w:val="99"/>
    <w:semiHidden/>
    <w:unhideWhenUsed/>
    <w:rsid w:val="00032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29E2"/>
    <w:rPr>
      <w:rFonts w:ascii="Segoe UI" w:hAnsi="Segoe UI" w:cs="Segoe UI"/>
      <w:sz w:val="18"/>
      <w:szCs w:val="18"/>
    </w:rPr>
  </w:style>
  <w:style w:type="paragraph" w:styleId="Header">
    <w:name w:val="header"/>
    <w:basedOn w:val="Normal"/>
    <w:link w:val="HeaderChar"/>
    <w:uiPriority w:val="99"/>
    <w:unhideWhenUsed/>
    <w:rsid w:val="00032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29E2"/>
  </w:style>
  <w:style w:type="paragraph" w:styleId="Footer">
    <w:name w:val="footer"/>
    <w:basedOn w:val="Normal"/>
    <w:link w:val="FooterChar"/>
    <w:uiPriority w:val="99"/>
    <w:unhideWhenUsed/>
    <w:rsid w:val="00032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29E2"/>
  </w:style>
  <w:style w:type="paragraph" w:styleId="ListParagraph">
    <w:name w:val="List Paragraph"/>
    <w:basedOn w:val="Normal"/>
    <w:uiPriority w:val="34"/>
    <w:qFormat/>
    <w:rsid w:val="00706EC5"/>
    <w:pPr>
      <w:ind w:left="720"/>
      <w:contextualSpacing/>
    </w:pPr>
  </w:style>
  <w:style w:type="character" w:customStyle="1" w:styleId="Heading1Char">
    <w:name w:val="Heading 1 Char"/>
    <w:basedOn w:val="DefaultParagraphFont"/>
    <w:link w:val="Heading1"/>
    <w:uiPriority w:val="9"/>
    <w:rsid w:val="00B170AF"/>
    <w:rPr>
      <w:caps/>
      <w:color w:val="FFFFFF" w:themeColor="background1"/>
      <w:spacing w:val="15"/>
      <w:sz w:val="22"/>
      <w:szCs w:val="22"/>
      <w:shd w:val="clear" w:color="auto" w:fill="4A297A" w:themeFill="accent1"/>
    </w:rPr>
  </w:style>
  <w:style w:type="character" w:customStyle="1" w:styleId="Heading2Char">
    <w:name w:val="Heading 2 Char"/>
    <w:basedOn w:val="DefaultParagraphFont"/>
    <w:link w:val="Heading2"/>
    <w:uiPriority w:val="9"/>
    <w:rsid w:val="00B170AF"/>
    <w:rPr>
      <w:caps/>
      <w:spacing w:val="15"/>
      <w:shd w:val="clear" w:color="auto" w:fill="D8CAED" w:themeFill="accent1" w:themeFillTint="33"/>
    </w:rPr>
  </w:style>
  <w:style w:type="character" w:customStyle="1" w:styleId="Heading3Char">
    <w:name w:val="Heading 3 Char"/>
    <w:basedOn w:val="DefaultParagraphFont"/>
    <w:link w:val="Heading3"/>
    <w:uiPriority w:val="9"/>
    <w:rsid w:val="00B170AF"/>
    <w:rPr>
      <w:caps/>
      <w:color w:val="24143C" w:themeColor="accent1" w:themeShade="7F"/>
      <w:spacing w:val="15"/>
    </w:rPr>
  </w:style>
  <w:style w:type="character" w:customStyle="1" w:styleId="Heading4Char">
    <w:name w:val="Heading 4 Char"/>
    <w:basedOn w:val="DefaultParagraphFont"/>
    <w:link w:val="Heading4"/>
    <w:uiPriority w:val="9"/>
    <w:rsid w:val="00B170AF"/>
    <w:rPr>
      <w:caps/>
      <w:color w:val="371E5B" w:themeColor="accent1" w:themeShade="BF"/>
      <w:spacing w:val="10"/>
    </w:rPr>
  </w:style>
  <w:style w:type="character" w:customStyle="1" w:styleId="Heading5Char">
    <w:name w:val="Heading 5 Char"/>
    <w:basedOn w:val="DefaultParagraphFont"/>
    <w:link w:val="Heading5"/>
    <w:uiPriority w:val="9"/>
    <w:rsid w:val="00B170AF"/>
    <w:rPr>
      <w:caps/>
      <w:color w:val="371E5B" w:themeColor="accent1" w:themeShade="BF"/>
      <w:spacing w:val="10"/>
    </w:rPr>
  </w:style>
  <w:style w:type="character" w:customStyle="1" w:styleId="Heading6Char">
    <w:name w:val="Heading 6 Char"/>
    <w:basedOn w:val="DefaultParagraphFont"/>
    <w:link w:val="Heading6"/>
    <w:uiPriority w:val="9"/>
    <w:semiHidden/>
    <w:rsid w:val="00B170AF"/>
    <w:rPr>
      <w:caps/>
      <w:color w:val="371E5B" w:themeColor="accent1" w:themeShade="BF"/>
      <w:spacing w:val="10"/>
    </w:rPr>
  </w:style>
  <w:style w:type="character" w:customStyle="1" w:styleId="Heading7Char">
    <w:name w:val="Heading 7 Char"/>
    <w:basedOn w:val="DefaultParagraphFont"/>
    <w:link w:val="Heading7"/>
    <w:uiPriority w:val="9"/>
    <w:semiHidden/>
    <w:rsid w:val="00B170AF"/>
    <w:rPr>
      <w:caps/>
      <w:color w:val="371E5B" w:themeColor="accent1" w:themeShade="BF"/>
      <w:spacing w:val="10"/>
    </w:rPr>
  </w:style>
  <w:style w:type="character" w:customStyle="1" w:styleId="Heading8Char">
    <w:name w:val="Heading 8 Char"/>
    <w:basedOn w:val="DefaultParagraphFont"/>
    <w:link w:val="Heading8"/>
    <w:uiPriority w:val="9"/>
    <w:semiHidden/>
    <w:rsid w:val="00B170AF"/>
    <w:rPr>
      <w:caps/>
      <w:spacing w:val="10"/>
      <w:sz w:val="18"/>
      <w:szCs w:val="18"/>
    </w:rPr>
  </w:style>
  <w:style w:type="character" w:customStyle="1" w:styleId="Heading9Char">
    <w:name w:val="Heading 9 Char"/>
    <w:basedOn w:val="DefaultParagraphFont"/>
    <w:link w:val="Heading9"/>
    <w:uiPriority w:val="9"/>
    <w:semiHidden/>
    <w:rsid w:val="00B170AF"/>
    <w:rPr>
      <w:i/>
      <w:iCs/>
      <w:caps/>
      <w:spacing w:val="10"/>
      <w:sz w:val="18"/>
      <w:szCs w:val="18"/>
    </w:rPr>
  </w:style>
  <w:style w:type="paragraph" w:styleId="Caption">
    <w:name w:val="caption"/>
    <w:basedOn w:val="Normal"/>
    <w:next w:val="Normal"/>
    <w:uiPriority w:val="35"/>
    <w:semiHidden/>
    <w:unhideWhenUsed/>
    <w:qFormat/>
    <w:rsid w:val="00B170AF"/>
    <w:rPr>
      <w:b/>
      <w:bCs/>
      <w:color w:val="371E5B" w:themeColor="accent1" w:themeShade="BF"/>
      <w:sz w:val="16"/>
      <w:szCs w:val="16"/>
    </w:rPr>
  </w:style>
  <w:style w:type="paragraph" w:styleId="Title">
    <w:name w:val="Title"/>
    <w:basedOn w:val="Normal"/>
    <w:next w:val="Normal"/>
    <w:link w:val="TitleChar"/>
    <w:uiPriority w:val="10"/>
    <w:qFormat/>
    <w:rsid w:val="00B170AF"/>
    <w:pPr>
      <w:spacing w:before="0" w:after="0"/>
    </w:pPr>
    <w:rPr>
      <w:rFonts w:asciiTheme="majorHAnsi" w:eastAsiaTheme="majorEastAsia" w:hAnsiTheme="majorHAnsi" w:cstheme="majorBidi"/>
      <w:caps/>
      <w:color w:val="4A297A" w:themeColor="accent1"/>
      <w:spacing w:val="10"/>
      <w:sz w:val="52"/>
      <w:szCs w:val="52"/>
    </w:rPr>
  </w:style>
  <w:style w:type="character" w:customStyle="1" w:styleId="TitleChar">
    <w:name w:val="Title Char"/>
    <w:basedOn w:val="DefaultParagraphFont"/>
    <w:link w:val="Title"/>
    <w:uiPriority w:val="10"/>
    <w:rsid w:val="00B170AF"/>
    <w:rPr>
      <w:rFonts w:asciiTheme="majorHAnsi" w:eastAsiaTheme="majorEastAsia" w:hAnsiTheme="majorHAnsi" w:cstheme="majorBidi"/>
      <w:caps/>
      <w:color w:val="4A297A" w:themeColor="accent1"/>
      <w:spacing w:val="10"/>
      <w:sz w:val="52"/>
      <w:szCs w:val="52"/>
    </w:rPr>
  </w:style>
  <w:style w:type="paragraph" w:styleId="Subtitle">
    <w:name w:val="Subtitle"/>
    <w:basedOn w:val="Normal"/>
    <w:next w:val="Normal"/>
    <w:link w:val="SubtitleChar"/>
    <w:uiPriority w:val="11"/>
    <w:qFormat/>
    <w:rsid w:val="00B170A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170AF"/>
    <w:rPr>
      <w:caps/>
      <w:color w:val="595959" w:themeColor="text1" w:themeTint="A6"/>
      <w:spacing w:val="10"/>
      <w:sz w:val="21"/>
      <w:szCs w:val="21"/>
    </w:rPr>
  </w:style>
  <w:style w:type="character" w:styleId="Strong">
    <w:name w:val="Strong"/>
    <w:uiPriority w:val="22"/>
    <w:qFormat/>
    <w:rsid w:val="00B170AF"/>
    <w:rPr>
      <w:b/>
      <w:bCs/>
    </w:rPr>
  </w:style>
  <w:style w:type="character" w:styleId="Emphasis">
    <w:name w:val="Emphasis"/>
    <w:uiPriority w:val="20"/>
    <w:qFormat/>
    <w:rsid w:val="00B170AF"/>
    <w:rPr>
      <w:caps/>
      <w:color w:val="24143C" w:themeColor="accent1" w:themeShade="7F"/>
      <w:spacing w:val="5"/>
    </w:rPr>
  </w:style>
  <w:style w:type="paragraph" w:styleId="NoSpacing">
    <w:name w:val="No Spacing"/>
    <w:link w:val="NoSpacingChar"/>
    <w:uiPriority w:val="1"/>
    <w:qFormat/>
    <w:rsid w:val="00B170AF"/>
    <w:pPr>
      <w:spacing w:after="0" w:line="240" w:lineRule="auto"/>
    </w:pPr>
  </w:style>
  <w:style w:type="paragraph" w:styleId="Quote">
    <w:name w:val="Quote"/>
    <w:basedOn w:val="Normal"/>
    <w:next w:val="Normal"/>
    <w:link w:val="QuoteChar"/>
    <w:uiPriority w:val="29"/>
    <w:qFormat/>
    <w:rsid w:val="00B170AF"/>
    <w:rPr>
      <w:i/>
      <w:iCs/>
      <w:sz w:val="24"/>
      <w:szCs w:val="24"/>
    </w:rPr>
  </w:style>
  <w:style w:type="character" w:customStyle="1" w:styleId="QuoteChar">
    <w:name w:val="Quote Char"/>
    <w:basedOn w:val="DefaultParagraphFont"/>
    <w:link w:val="Quote"/>
    <w:uiPriority w:val="29"/>
    <w:rsid w:val="00B170AF"/>
    <w:rPr>
      <w:i/>
      <w:iCs/>
      <w:sz w:val="24"/>
      <w:szCs w:val="24"/>
    </w:rPr>
  </w:style>
  <w:style w:type="paragraph" w:styleId="IntenseQuote">
    <w:name w:val="Intense Quote"/>
    <w:basedOn w:val="Normal"/>
    <w:next w:val="Normal"/>
    <w:link w:val="IntenseQuoteChar"/>
    <w:uiPriority w:val="30"/>
    <w:qFormat/>
    <w:rsid w:val="00B170AF"/>
    <w:pPr>
      <w:spacing w:before="240" w:after="240" w:line="240" w:lineRule="auto"/>
      <w:ind w:left="1080" w:right="1080"/>
      <w:jc w:val="center"/>
    </w:pPr>
    <w:rPr>
      <w:color w:val="4A297A" w:themeColor="accent1"/>
      <w:sz w:val="24"/>
      <w:szCs w:val="24"/>
    </w:rPr>
  </w:style>
  <w:style w:type="character" w:customStyle="1" w:styleId="IntenseQuoteChar">
    <w:name w:val="Intense Quote Char"/>
    <w:basedOn w:val="DefaultParagraphFont"/>
    <w:link w:val="IntenseQuote"/>
    <w:uiPriority w:val="30"/>
    <w:rsid w:val="00B170AF"/>
    <w:rPr>
      <w:color w:val="4A297A" w:themeColor="accent1"/>
      <w:sz w:val="24"/>
      <w:szCs w:val="24"/>
    </w:rPr>
  </w:style>
  <w:style w:type="character" w:styleId="SubtleEmphasis">
    <w:name w:val="Subtle Emphasis"/>
    <w:uiPriority w:val="19"/>
    <w:qFormat/>
    <w:rsid w:val="00B170AF"/>
    <w:rPr>
      <w:i/>
      <w:iCs/>
      <w:color w:val="24143C" w:themeColor="accent1" w:themeShade="7F"/>
    </w:rPr>
  </w:style>
  <w:style w:type="character" w:styleId="IntenseEmphasis">
    <w:name w:val="Intense Emphasis"/>
    <w:uiPriority w:val="21"/>
    <w:qFormat/>
    <w:rsid w:val="00B170AF"/>
    <w:rPr>
      <w:b/>
      <w:bCs/>
      <w:caps/>
      <w:color w:val="24143C" w:themeColor="accent1" w:themeShade="7F"/>
      <w:spacing w:val="10"/>
    </w:rPr>
  </w:style>
  <w:style w:type="character" w:styleId="SubtleReference">
    <w:name w:val="Subtle Reference"/>
    <w:uiPriority w:val="31"/>
    <w:qFormat/>
    <w:rsid w:val="00B170AF"/>
    <w:rPr>
      <w:b/>
      <w:bCs/>
      <w:color w:val="4A297A" w:themeColor="accent1"/>
    </w:rPr>
  </w:style>
  <w:style w:type="character" w:styleId="IntenseReference">
    <w:name w:val="Intense Reference"/>
    <w:uiPriority w:val="32"/>
    <w:qFormat/>
    <w:rsid w:val="00B170AF"/>
    <w:rPr>
      <w:b/>
      <w:bCs/>
      <w:i/>
      <w:iCs/>
      <w:caps/>
      <w:color w:val="4A297A" w:themeColor="accent1"/>
    </w:rPr>
  </w:style>
  <w:style w:type="character" w:styleId="BookTitle">
    <w:name w:val="Book Title"/>
    <w:uiPriority w:val="33"/>
    <w:qFormat/>
    <w:rsid w:val="00B170AF"/>
    <w:rPr>
      <w:b/>
      <w:bCs/>
      <w:i/>
      <w:iCs/>
      <w:spacing w:val="0"/>
    </w:rPr>
  </w:style>
  <w:style w:type="paragraph" w:styleId="TOCHeading">
    <w:name w:val="TOC Heading"/>
    <w:basedOn w:val="Heading1"/>
    <w:next w:val="Normal"/>
    <w:uiPriority w:val="39"/>
    <w:unhideWhenUsed/>
    <w:qFormat/>
    <w:rsid w:val="00B170AF"/>
    <w:pPr>
      <w:outlineLvl w:val="9"/>
    </w:pPr>
  </w:style>
  <w:style w:type="character" w:styleId="Hyperlink">
    <w:name w:val="Hyperlink"/>
    <w:basedOn w:val="DefaultParagraphFont"/>
    <w:uiPriority w:val="99"/>
    <w:unhideWhenUsed/>
    <w:rsid w:val="007601E4"/>
    <w:rPr>
      <w:color w:val="0563C1" w:themeColor="hyperlink"/>
      <w:u w:val="single"/>
    </w:rPr>
  </w:style>
  <w:style w:type="character" w:styleId="UnresolvedMention">
    <w:name w:val="Unresolved Mention"/>
    <w:basedOn w:val="DefaultParagraphFont"/>
    <w:uiPriority w:val="99"/>
    <w:semiHidden/>
    <w:unhideWhenUsed/>
    <w:rsid w:val="007601E4"/>
    <w:rPr>
      <w:color w:val="605E5C"/>
      <w:shd w:val="clear" w:color="auto" w:fill="E1DFDD"/>
    </w:rPr>
  </w:style>
  <w:style w:type="paragraph" w:customStyle="1" w:styleId="xxxmsonormal">
    <w:name w:val="x_x_xmsonormal"/>
    <w:basedOn w:val="Normal"/>
    <w:rsid w:val="00DA3801"/>
    <w:pPr>
      <w:spacing w:before="0" w:after="0" w:line="240" w:lineRule="auto"/>
    </w:pPr>
    <w:rPr>
      <w:rFonts w:ascii="Calibri" w:eastAsiaTheme="minorHAnsi" w:hAnsi="Calibri" w:cs="Calibri"/>
      <w:sz w:val="22"/>
      <w:szCs w:val="22"/>
    </w:rPr>
  </w:style>
  <w:style w:type="table" w:styleId="GridTable7Colorful-Accent1">
    <w:name w:val="Grid Table 7 Colorful Accent 1"/>
    <w:basedOn w:val="TableNormal"/>
    <w:uiPriority w:val="52"/>
    <w:rsid w:val="00DA3801"/>
    <w:pPr>
      <w:spacing w:after="0" w:line="240" w:lineRule="auto"/>
    </w:pPr>
    <w:rPr>
      <w:color w:val="371E5B" w:themeColor="accent1" w:themeShade="BF"/>
    </w:rPr>
    <w:tblPr>
      <w:tblStyleRowBandSize w:val="1"/>
      <w:tblStyleColBandSize w:val="1"/>
      <w:tblBorders>
        <w:top w:val="single" w:sz="4" w:space="0" w:color="8C63CA" w:themeColor="accent1" w:themeTint="99"/>
        <w:left w:val="single" w:sz="4" w:space="0" w:color="8C63CA" w:themeColor="accent1" w:themeTint="99"/>
        <w:bottom w:val="single" w:sz="4" w:space="0" w:color="8C63CA" w:themeColor="accent1" w:themeTint="99"/>
        <w:right w:val="single" w:sz="4" w:space="0" w:color="8C63CA" w:themeColor="accent1" w:themeTint="99"/>
        <w:insideH w:val="single" w:sz="4" w:space="0" w:color="8C63CA" w:themeColor="accent1" w:themeTint="99"/>
        <w:insideV w:val="single" w:sz="4" w:space="0" w:color="8C63C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CAED" w:themeFill="accent1" w:themeFillTint="33"/>
      </w:tcPr>
    </w:tblStylePr>
    <w:tblStylePr w:type="band1Horz">
      <w:tblPr/>
      <w:tcPr>
        <w:shd w:val="clear" w:color="auto" w:fill="D8CAED" w:themeFill="accent1" w:themeFillTint="33"/>
      </w:tcPr>
    </w:tblStylePr>
    <w:tblStylePr w:type="neCell">
      <w:tblPr/>
      <w:tcPr>
        <w:tcBorders>
          <w:bottom w:val="single" w:sz="4" w:space="0" w:color="8C63CA" w:themeColor="accent1" w:themeTint="99"/>
        </w:tcBorders>
      </w:tcPr>
    </w:tblStylePr>
    <w:tblStylePr w:type="nwCell">
      <w:tblPr/>
      <w:tcPr>
        <w:tcBorders>
          <w:bottom w:val="single" w:sz="4" w:space="0" w:color="8C63CA" w:themeColor="accent1" w:themeTint="99"/>
        </w:tcBorders>
      </w:tcPr>
    </w:tblStylePr>
    <w:tblStylePr w:type="seCell">
      <w:tblPr/>
      <w:tcPr>
        <w:tcBorders>
          <w:top w:val="single" w:sz="4" w:space="0" w:color="8C63CA" w:themeColor="accent1" w:themeTint="99"/>
        </w:tcBorders>
      </w:tcPr>
    </w:tblStylePr>
    <w:tblStylePr w:type="swCell">
      <w:tblPr/>
      <w:tcPr>
        <w:tcBorders>
          <w:top w:val="single" w:sz="4" w:space="0" w:color="8C63CA" w:themeColor="accent1" w:themeTint="99"/>
        </w:tcBorders>
      </w:tcPr>
    </w:tblStylePr>
  </w:style>
  <w:style w:type="table" w:styleId="GridTable7Colorful-Accent5">
    <w:name w:val="Grid Table 7 Colorful Accent 5"/>
    <w:basedOn w:val="TableNormal"/>
    <w:uiPriority w:val="52"/>
    <w:rsid w:val="00445193"/>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
    <w:name w:val="Grid Table 7 Colorful"/>
    <w:basedOn w:val="TableNormal"/>
    <w:uiPriority w:val="52"/>
    <w:rsid w:val="0044519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FollowedHyperlink">
    <w:name w:val="FollowedHyperlink"/>
    <w:basedOn w:val="DefaultParagraphFont"/>
    <w:uiPriority w:val="99"/>
    <w:semiHidden/>
    <w:unhideWhenUsed/>
    <w:rsid w:val="008B05D1"/>
    <w:rPr>
      <w:color w:val="954F72" w:themeColor="followedHyperlink"/>
      <w:u w:val="single"/>
    </w:rPr>
  </w:style>
  <w:style w:type="paragraph" w:styleId="TOC1">
    <w:name w:val="toc 1"/>
    <w:basedOn w:val="Normal"/>
    <w:next w:val="Normal"/>
    <w:autoRedefine/>
    <w:uiPriority w:val="39"/>
    <w:unhideWhenUsed/>
    <w:rsid w:val="00CE39E9"/>
    <w:pPr>
      <w:spacing w:after="100"/>
    </w:pPr>
  </w:style>
  <w:style w:type="paragraph" w:styleId="TOC2">
    <w:name w:val="toc 2"/>
    <w:basedOn w:val="Normal"/>
    <w:next w:val="Normal"/>
    <w:autoRedefine/>
    <w:uiPriority w:val="39"/>
    <w:unhideWhenUsed/>
    <w:rsid w:val="00CE39E9"/>
    <w:pPr>
      <w:spacing w:after="100"/>
      <w:ind w:left="200"/>
    </w:pPr>
  </w:style>
  <w:style w:type="paragraph" w:styleId="TOC3">
    <w:name w:val="toc 3"/>
    <w:basedOn w:val="Normal"/>
    <w:next w:val="Normal"/>
    <w:autoRedefine/>
    <w:uiPriority w:val="39"/>
    <w:unhideWhenUsed/>
    <w:rsid w:val="00CE39E9"/>
    <w:pPr>
      <w:spacing w:before="0" w:after="100" w:line="259" w:lineRule="auto"/>
      <w:ind w:left="440"/>
    </w:pPr>
    <w:rPr>
      <w:rFonts w:cs="Times New Roman"/>
      <w:sz w:val="22"/>
      <w:szCs w:val="22"/>
    </w:rPr>
  </w:style>
  <w:style w:type="character" w:customStyle="1" w:styleId="NoSpacingChar">
    <w:name w:val="No Spacing Char"/>
    <w:basedOn w:val="DefaultParagraphFont"/>
    <w:link w:val="NoSpacing"/>
    <w:uiPriority w:val="1"/>
    <w:rsid w:val="0012614B"/>
  </w:style>
  <w:style w:type="paragraph" w:styleId="BodyText">
    <w:name w:val="Body Text"/>
    <w:basedOn w:val="Normal"/>
    <w:link w:val="BodyTextChar"/>
    <w:uiPriority w:val="1"/>
    <w:qFormat/>
    <w:rsid w:val="0009308A"/>
    <w:pPr>
      <w:widowControl w:val="0"/>
      <w:autoSpaceDE w:val="0"/>
      <w:autoSpaceDN w:val="0"/>
      <w:adjustRightInd w:val="0"/>
      <w:spacing w:before="0" w:after="0" w:line="240" w:lineRule="auto"/>
      <w:ind w:left="1636"/>
    </w:pPr>
    <w:rPr>
      <w:rFonts w:ascii="Verdana" w:hAnsi="Verdana" w:cs="Verdana"/>
    </w:rPr>
  </w:style>
  <w:style w:type="character" w:customStyle="1" w:styleId="BodyTextChar">
    <w:name w:val="Body Text Char"/>
    <w:basedOn w:val="DefaultParagraphFont"/>
    <w:link w:val="BodyText"/>
    <w:uiPriority w:val="99"/>
    <w:rsid w:val="0009308A"/>
    <w:rPr>
      <w:rFonts w:ascii="Verdana" w:hAnsi="Verdana" w:cs="Verdana"/>
    </w:rPr>
  </w:style>
  <w:style w:type="paragraph" w:customStyle="1" w:styleId="Default">
    <w:name w:val="Default"/>
    <w:rsid w:val="004C247E"/>
    <w:pPr>
      <w:autoSpaceDE w:val="0"/>
      <w:autoSpaceDN w:val="0"/>
      <w:adjustRightInd w:val="0"/>
      <w:spacing w:before="0" w:after="0" w:line="240" w:lineRule="auto"/>
    </w:pPr>
    <w:rPr>
      <w:rFonts w:ascii="Verdana" w:hAnsi="Verdana" w:cs="Verdan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084103">
      <w:bodyDiv w:val="1"/>
      <w:marLeft w:val="0"/>
      <w:marRight w:val="0"/>
      <w:marTop w:val="0"/>
      <w:marBottom w:val="0"/>
      <w:divBdr>
        <w:top w:val="none" w:sz="0" w:space="0" w:color="auto"/>
        <w:left w:val="none" w:sz="0" w:space="0" w:color="auto"/>
        <w:bottom w:val="none" w:sz="0" w:space="0" w:color="auto"/>
        <w:right w:val="none" w:sz="0" w:space="0" w:color="auto"/>
      </w:divBdr>
    </w:div>
    <w:div w:id="867647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apsmerchants.sharepoint.com/Shared%20Documents/Forms/AllItems.aspx?id=%2FShared%20Documents%2FIntegrations%2FAPSPays%20Certified%20Applications%2FAPSPays%2FAPSPays%5FUser%5FGuide%5Fv12%2Epdf&amp;parent=%2FShared%20Documents%2FIntegrations%2FAPSPays%20Certified%20Applications%2FAPSPays&amp;p=true&amp;originalPath=aHR0cHM6Ly9hcHNtZXJjaGFudHMuc2hhcmVwb2ludC5jb20vOmI6L2cvRWZuaGtGX2JKZTVIc2pEZEJpb05XLU1CQVFjUjlXQTNubG1RYklpUkZyZVB0Zz9ydGltZT1NOUV5bGFjVDJFZw" TargetMode="External"/><Relationship Id="rId89" Type="http://schemas.openxmlformats.org/officeDocument/2006/relationships/hyperlink" Target="https://vimeo.com/200899749"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hyperlink" Target="mailto:gatewaysupport@apspayments.com" TargetMode="External"/><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9" Type="http://schemas.openxmlformats.org/officeDocument/2006/relationships/image" Target="media/image65.png"/><Relationship Id="rId87" Type="http://schemas.openxmlformats.org/officeDocument/2006/relationships/hyperlink" Target="https://nam04.safelinks.protection.outlook.com/?url=https%3A%2F%2Fsecure.apspaymentgateway.com%2Fmerchants%2Flogin.php&amp;data=02%7C01%7C%7Ccf8e1f6c24d14405d2a408d5d07e6e68%7C84df9e7fe9f640afb435aaaaaaaaaaaa%7C1%7C0%7C636644163820474068&amp;sdata=8xxxY5zFjcrV%2BGZJ9tUjzczeZZfJhr5ywBaB3Auxwp8%3D&amp;reserved=0"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68.png"/><Relationship Id="rId90" Type="http://schemas.openxmlformats.org/officeDocument/2006/relationships/hyperlink" Target="mailto:apscsr@apspayments.com" TargetMode="External"/><Relationship Id="rId95" Type="http://schemas.microsoft.com/office/2011/relationships/people" Target="peop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66.png"/><Relationship Id="rId85" Type="http://schemas.openxmlformats.org/officeDocument/2006/relationships/image" Target="media/image70.tmp"/><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83" Type="http://schemas.openxmlformats.org/officeDocument/2006/relationships/image" Target="media/image69.png"/><Relationship Id="rId88" Type="http://schemas.openxmlformats.org/officeDocument/2006/relationships/hyperlink" Target="https://vimeo.com/200899769" TargetMode="External"/><Relationship Id="rId91" Type="http://schemas.openxmlformats.org/officeDocument/2006/relationships/hyperlink" Target="mailto:Integrations@apspayments.com"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8" Type="http://schemas.openxmlformats.org/officeDocument/2006/relationships/image" Target="media/image450.png"/><Relationship Id="rId81" Type="http://schemas.openxmlformats.org/officeDocument/2006/relationships/image" Target="media/image67.emf"/><Relationship Id="rId86" Type="http://schemas.openxmlformats.org/officeDocument/2006/relationships/hyperlink" Target="mailto:gatewaysupport@apsmerchants.com"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44546A"/>
      </a:dk2>
      <a:lt2>
        <a:srgbClr val="E7E6E6"/>
      </a:lt2>
      <a:accent1>
        <a:srgbClr val="4A297A"/>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PS Branding">
      <a:majorFont>
        <a:latin typeface="Raleway Bold"/>
        <a:ea typeface=""/>
        <a:cs typeface=""/>
      </a:majorFont>
      <a:minorFont>
        <a:latin typeface="Raleway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46589201-F065-4A33-AFE0-9FB636293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TotalTime>
  <Pages>51</Pages>
  <Words>7136</Words>
  <Characters>40677</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APSPays For [Software Name]</vt:lpstr>
    </vt:vector>
  </TitlesOfParts>
  <Company/>
  <LinksUpToDate>false</LinksUpToDate>
  <CharactersWithSpaces>47718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APSPays For [Software Name]</dc:title>
  <dc:subject/>
  <dc:creator>Zac Ehlers</dc:creator>
  <cp:keywords/>
  <dc:description/>
  <cp:lastModifiedBy>Bob Sosbee</cp:lastModifiedBy>
  <cp:revision>13</cp:revision>
  <cp:lastPrinted>2019-01-29T16:26:00Z</cp:lastPrinted>
  <dcterms:created xsi:type="dcterms:W3CDTF">2020-07-31T16:10:00Z</dcterms:created>
  <dcterms:modified xsi:type="dcterms:W3CDTF">2020-08-03T06:30:00Z</dcterms:modified>
</cp:coreProperties>
</file>